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B865B9" w14:textId="77777777" w:rsidR="00084242" w:rsidRDefault="00084242" w:rsidP="00084242">
      <w:pPr>
        <w:pStyle w:val="Subtitle"/>
        <w:jc w:val="left"/>
        <w:rPr>
          <w:rFonts w:ascii="Times New Roman" w:hAnsi="Times New Roman"/>
          <w:sz w:val="40"/>
          <w:szCs w:val="40"/>
        </w:rPr>
      </w:pPr>
    </w:p>
    <w:p w14:paraId="50FFB37B" w14:textId="3499DBA9" w:rsidR="000070DF" w:rsidRDefault="00084242" w:rsidP="00084242">
      <w:pPr>
        <w:pStyle w:val="Subtitle"/>
        <w:jc w:val="left"/>
        <w:rPr>
          <w:rFonts w:ascii="Times New Roman" w:hAnsi="Times New Roman"/>
          <w:sz w:val="40"/>
          <w:szCs w:val="40"/>
        </w:rPr>
      </w:pPr>
      <w:r>
        <w:rPr>
          <w:rFonts w:ascii="Times New Roman" w:hAnsi="Times New Roman"/>
          <w:sz w:val="40"/>
          <w:szCs w:val="40"/>
        </w:rPr>
        <w:t xml:space="preserve">                                    </w:t>
      </w:r>
      <w:r w:rsidR="000070DF">
        <w:rPr>
          <w:rFonts w:ascii="Times New Roman" w:hAnsi="Times New Roman"/>
          <w:sz w:val="40"/>
          <w:szCs w:val="40"/>
        </w:rPr>
        <w:t>FYP Title</w:t>
      </w:r>
    </w:p>
    <w:p w14:paraId="7C954F98" w14:textId="77777777" w:rsidR="000070DF" w:rsidRDefault="000070DF" w:rsidP="000070DF">
      <w:pPr>
        <w:pStyle w:val="Subtitle"/>
        <w:rPr>
          <w:rFonts w:ascii="Times New Roman" w:hAnsi="Times New Roman"/>
        </w:rPr>
      </w:pPr>
      <w:bookmarkStart w:id="8" w:name="_Toc409609609"/>
      <w:bookmarkStart w:id="9" w:name="_Toc409425736"/>
      <w:bookmarkStart w:id="10" w:name="_Toc407708575"/>
      <w:bookmarkStart w:id="11" w:name="_Toc406679928"/>
      <w:bookmarkStart w:id="12" w:name="_Toc406669461"/>
      <w:bookmarkStart w:id="13" w:name="_Toc406667156"/>
      <w:bookmarkStart w:id="14" w:name="_Toc405981074"/>
      <w:bookmarkStart w:id="15" w:name="_Toc405970751"/>
      <w:bookmarkStart w:id="16" w:name="_Toc405966735"/>
      <w:bookmarkStart w:id="17" w:name="_Toc405966417"/>
      <w:r>
        <w:rPr>
          <w:rFonts w:ascii="Times New Roman" w:hAnsi="Times New Roman"/>
        </w:rPr>
        <w:t>Final Year Project</w:t>
      </w:r>
      <w:bookmarkEnd w:id="8"/>
      <w:bookmarkEnd w:id="9"/>
      <w:bookmarkEnd w:id="10"/>
      <w:bookmarkEnd w:id="11"/>
      <w:bookmarkEnd w:id="12"/>
      <w:bookmarkEnd w:id="13"/>
      <w:bookmarkEnd w:id="14"/>
      <w:bookmarkEnd w:id="15"/>
      <w:bookmarkEnd w:id="16"/>
      <w:bookmarkEnd w:id="17"/>
      <w:r>
        <w:rPr>
          <w:rFonts w:ascii="Times New Roman" w:hAnsi="Times New Roman"/>
        </w:rPr>
        <w:t xml:space="preserve"> </w:t>
      </w:r>
    </w:p>
    <w:p w14:paraId="071B793A" w14:textId="77777777" w:rsidR="000070DF" w:rsidRPr="000070DF" w:rsidRDefault="000070DF" w:rsidP="000070DF">
      <w:pPr>
        <w:pStyle w:val="Subtitle"/>
        <w:rPr>
          <w:rFonts w:ascii="Times New Roman" w:hAnsi="Times New Roman"/>
          <w:caps/>
        </w:rPr>
      </w:pPr>
      <w:bookmarkStart w:id="18" w:name="_Toc409609610"/>
      <w:bookmarkStart w:id="19" w:name="_Toc409425737"/>
      <w:bookmarkStart w:id="20" w:name="_Toc407708576"/>
      <w:bookmarkStart w:id="21" w:name="_Toc406679929"/>
      <w:bookmarkStart w:id="22" w:name="_Toc406669462"/>
      <w:bookmarkStart w:id="23" w:name="_Toc406667157"/>
      <w:bookmarkStart w:id="24" w:name="_Toc405981075"/>
      <w:bookmarkStart w:id="25" w:name="_Toc405970752"/>
      <w:bookmarkStart w:id="26" w:name="_Toc405966736"/>
      <w:bookmarkStart w:id="27" w:name="_Toc405966418"/>
      <w:bookmarkStart w:id="28" w:name="_Toc392022119"/>
      <w:bookmarkStart w:id="29" w:name="_Toc391981637"/>
      <w:bookmarkStart w:id="30" w:name="_Toc391979956"/>
      <w:bookmarkStart w:id="31" w:name="_Toc391905551"/>
      <w:bookmarkStart w:id="32" w:name="_Toc391905488"/>
      <w:r w:rsidRPr="00084242">
        <w:rPr>
          <w:rFonts w:ascii="Times New Roman" w:hAnsi="Times New Roman"/>
          <w:highlight w:val="yellow"/>
        </w:rPr>
        <w:t>Session</w:t>
      </w:r>
      <w:r w:rsidRPr="00084242">
        <w:rPr>
          <w:rFonts w:ascii="Times New Roman" w:hAnsi="Times New Roman"/>
          <w:caps/>
          <w:highlight w:val="yellow"/>
        </w:rPr>
        <w:t xml:space="preserve"> 2023-2</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r w:rsidRPr="00084242">
        <w:rPr>
          <w:rFonts w:ascii="Times New Roman" w:hAnsi="Times New Roman"/>
          <w:caps/>
          <w:highlight w:val="yellow"/>
        </w:rPr>
        <w:t>027</w:t>
      </w:r>
      <w:r w:rsidRPr="000070DF">
        <w:rPr>
          <w:rFonts w:ascii="Times New Roman" w:hAnsi="Times New Roman"/>
          <w:caps/>
        </w:rPr>
        <w:t xml:space="preserve"> </w:t>
      </w:r>
    </w:p>
    <w:p w14:paraId="4406550D" w14:textId="77777777" w:rsidR="000070DF" w:rsidRDefault="000070DF" w:rsidP="000070DF">
      <w:pPr>
        <w:autoSpaceDE w:val="0"/>
        <w:autoSpaceDN w:val="0"/>
        <w:adjustRightInd w:val="0"/>
        <w:rPr>
          <w:rFonts w:ascii="Calibri" w:hAnsi="Calibri"/>
          <w:color w:val="000000"/>
        </w:rPr>
      </w:pPr>
    </w:p>
    <w:p w14:paraId="41F9A94A" w14:textId="77777777" w:rsidR="000070DF" w:rsidRDefault="000070DF" w:rsidP="000070DF">
      <w:pPr>
        <w:autoSpaceDE w:val="0"/>
        <w:autoSpaceDN w:val="0"/>
        <w:adjustRightInd w:val="0"/>
        <w:jc w:val="center"/>
        <w:rPr>
          <w:color w:val="000000"/>
          <w:sz w:val="28"/>
          <w:szCs w:val="28"/>
        </w:rPr>
      </w:pPr>
      <w:r>
        <w:rPr>
          <w:color w:val="000000"/>
          <w:sz w:val="28"/>
          <w:szCs w:val="28"/>
        </w:rPr>
        <w:t>A project submitted in partial fulfillment of the degree of</w:t>
      </w:r>
    </w:p>
    <w:p w14:paraId="21E0665C" w14:textId="77777777" w:rsidR="000070DF" w:rsidRDefault="000070DF" w:rsidP="000070DF">
      <w:pPr>
        <w:pStyle w:val="Author"/>
      </w:pPr>
      <w:bookmarkStart w:id="33" w:name="_Toc409609611"/>
      <w:bookmarkStart w:id="34" w:name="_Toc409425738"/>
      <w:bookmarkStart w:id="35" w:name="_Toc407708577"/>
      <w:bookmarkStart w:id="36" w:name="_Toc406679930"/>
      <w:bookmarkStart w:id="37" w:name="_Toc406669463"/>
      <w:bookmarkStart w:id="38" w:name="_Toc406667158"/>
      <w:bookmarkStart w:id="39" w:name="_Toc405981076"/>
      <w:bookmarkStart w:id="40" w:name="_Toc405970753"/>
      <w:bookmarkStart w:id="41" w:name="_Toc405966737"/>
      <w:bookmarkStart w:id="42" w:name="_Toc405966419"/>
      <w:bookmarkStart w:id="43" w:name="_Toc392022120"/>
      <w:bookmarkStart w:id="44" w:name="_Toc391981638"/>
      <w:r>
        <w:rPr>
          <w:rFonts w:ascii="Times New Roman" w:eastAsia="Calibri" w:hAnsi="Times New Roman"/>
          <w:b w:val="0"/>
          <w:bCs w:val="0"/>
          <w:color w:val="000000"/>
          <w:szCs w:val="28"/>
          <w:lang w:val="en-US"/>
        </w:rPr>
        <w:t xml:space="preserve">BS in </w:t>
      </w:r>
      <w:bookmarkEnd w:id="33"/>
      <w:bookmarkEnd w:id="34"/>
      <w:bookmarkEnd w:id="35"/>
      <w:bookmarkEnd w:id="36"/>
      <w:bookmarkEnd w:id="37"/>
      <w:bookmarkEnd w:id="38"/>
      <w:bookmarkEnd w:id="39"/>
      <w:bookmarkEnd w:id="40"/>
      <w:bookmarkEnd w:id="41"/>
      <w:bookmarkEnd w:id="42"/>
      <w:bookmarkEnd w:id="43"/>
      <w:bookmarkEnd w:id="44"/>
      <w:r>
        <w:rPr>
          <w:rFonts w:ascii="Times New Roman" w:eastAsia="Calibri" w:hAnsi="Times New Roman"/>
          <w:b w:val="0"/>
          <w:bCs w:val="0"/>
          <w:color w:val="000000"/>
          <w:szCs w:val="28"/>
          <w:lang w:val="en-US"/>
        </w:rPr>
        <w:t>Artificial Intelligence</w:t>
      </w:r>
    </w:p>
    <w:p w14:paraId="38C38F2B" w14:textId="77777777" w:rsidR="000070DF" w:rsidRDefault="000070DF" w:rsidP="000070DF">
      <w:pPr>
        <w:pStyle w:val="BlockText"/>
        <w:ind w:left="0"/>
        <w:jc w:val="left"/>
      </w:pPr>
      <w:r>
        <w:rPr>
          <w:noProof/>
          <w:lang w:val="en-US"/>
        </w:rPr>
        <w:drawing>
          <wp:anchor distT="0" distB="0" distL="114300" distR="114300" simplePos="0" relativeHeight="251658240" behindDoc="1" locked="0" layoutInCell="1" allowOverlap="1" wp14:anchorId="31C521A6" wp14:editId="72A8A409">
            <wp:simplePos x="0" y="0"/>
            <wp:positionH relativeFrom="column">
              <wp:posOffset>1352550</wp:posOffset>
            </wp:positionH>
            <wp:positionV relativeFrom="paragraph">
              <wp:posOffset>77470</wp:posOffset>
            </wp:positionV>
            <wp:extent cx="3238500" cy="3429000"/>
            <wp:effectExtent l="0" t="0" r="0" b="0"/>
            <wp:wrapTight wrapText="bothSides">
              <wp:wrapPolygon edited="0">
                <wp:start x="9021" y="960"/>
                <wp:lineTo x="7878" y="1320"/>
                <wp:lineTo x="4193" y="2760"/>
                <wp:lineTo x="4066" y="3240"/>
                <wp:lineTo x="2160" y="5040"/>
                <wp:lineTo x="1016" y="6960"/>
                <wp:lineTo x="254" y="8880"/>
                <wp:lineTo x="254" y="12720"/>
                <wp:lineTo x="889" y="14640"/>
                <wp:lineTo x="1906" y="16560"/>
                <wp:lineTo x="3939" y="18480"/>
                <wp:lineTo x="4066" y="18840"/>
                <wp:lineTo x="7878" y="20400"/>
                <wp:lineTo x="9656" y="20760"/>
                <wp:lineTo x="11562" y="20760"/>
                <wp:lineTo x="13341" y="20400"/>
                <wp:lineTo x="17026" y="18840"/>
                <wp:lineTo x="17153" y="18480"/>
                <wp:lineTo x="19186" y="16560"/>
                <wp:lineTo x="20202" y="14640"/>
                <wp:lineTo x="20838" y="12720"/>
                <wp:lineTo x="21092" y="10800"/>
                <wp:lineTo x="20838" y="8880"/>
                <wp:lineTo x="20202" y="6960"/>
                <wp:lineTo x="19059" y="5040"/>
                <wp:lineTo x="17153" y="3240"/>
                <wp:lineTo x="17026" y="2760"/>
                <wp:lineTo x="13341" y="1320"/>
                <wp:lineTo x="12071" y="960"/>
                <wp:lineTo x="9021" y="96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38500" cy="3429000"/>
                    </a:xfrm>
                    <a:prstGeom prst="rect">
                      <a:avLst/>
                    </a:prstGeom>
                    <a:noFill/>
                  </pic:spPr>
                </pic:pic>
              </a:graphicData>
            </a:graphic>
            <wp14:sizeRelH relativeFrom="page">
              <wp14:pctWidth>0</wp14:pctWidth>
            </wp14:sizeRelH>
            <wp14:sizeRelV relativeFrom="page">
              <wp14:pctHeight>0</wp14:pctHeight>
            </wp14:sizeRelV>
          </wp:anchor>
        </w:drawing>
      </w:r>
    </w:p>
    <w:p w14:paraId="415843DB" w14:textId="77777777" w:rsidR="000070DF" w:rsidRDefault="000070DF" w:rsidP="000070DF">
      <w:pPr>
        <w:pStyle w:val="Dept"/>
      </w:pPr>
    </w:p>
    <w:p w14:paraId="722FFD3A" w14:textId="77777777" w:rsidR="000070DF" w:rsidRDefault="000070DF" w:rsidP="000070DF">
      <w:pPr>
        <w:pStyle w:val="Dept"/>
      </w:pPr>
    </w:p>
    <w:p w14:paraId="36127DA7" w14:textId="77777777" w:rsidR="000070DF" w:rsidRDefault="000070DF" w:rsidP="000070DF">
      <w:pPr>
        <w:pStyle w:val="Dept"/>
        <w:rPr>
          <w:sz w:val="36"/>
        </w:rPr>
      </w:pPr>
    </w:p>
    <w:p w14:paraId="7E6B3293" w14:textId="77777777" w:rsidR="000070DF" w:rsidRDefault="000070DF" w:rsidP="000070DF">
      <w:pPr>
        <w:pStyle w:val="Dept"/>
        <w:jc w:val="left"/>
        <w:rPr>
          <w:sz w:val="36"/>
        </w:rPr>
      </w:pPr>
    </w:p>
    <w:p w14:paraId="71803978" w14:textId="77777777" w:rsidR="000070DF" w:rsidRDefault="000070DF" w:rsidP="000070DF">
      <w:pPr>
        <w:pStyle w:val="Dept"/>
        <w:jc w:val="left"/>
        <w:rPr>
          <w:sz w:val="36"/>
        </w:rPr>
      </w:pPr>
    </w:p>
    <w:p w14:paraId="5F29AB66" w14:textId="77777777" w:rsidR="000070DF" w:rsidRDefault="000070DF" w:rsidP="000070DF">
      <w:pPr>
        <w:pStyle w:val="Dept"/>
        <w:rPr>
          <w:sz w:val="36"/>
        </w:rPr>
      </w:pPr>
    </w:p>
    <w:p w14:paraId="5CA15D2B" w14:textId="77777777" w:rsidR="000070DF" w:rsidRDefault="000070DF" w:rsidP="000070DF">
      <w:pPr>
        <w:pStyle w:val="Dept"/>
        <w:rPr>
          <w:sz w:val="36"/>
        </w:rPr>
      </w:pPr>
    </w:p>
    <w:p w14:paraId="358010CA" w14:textId="77777777" w:rsidR="000070DF" w:rsidRDefault="000070DF" w:rsidP="000070DF">
      <w:pPr>
        <w:pStyle w:val="Dept"/>
        <w:rPr>
          <w:sz w:val="36"/>
        </w:rPr>
      </w:pPr>
      <w:r>
        <w:rPr>
          <w:sz w:val="36"/>
        </w:rPr>
        <w:t>Department of Software Engineering</w:t>
      </w:r>
    </w:p>
    <w:p w14:paraId="0D10EAE1" w14:textId="77777777" w:rsidR="000070DF" w:rsidRDefault="000070DF" w:rsidP="000070DF">
      <w:pPr>
        <w:pStyle w:val="Dept"/>
        <w:rPr>
          <w:sz w:val="36"/>
        </w:rPr>
      </w:pPr>
      <w:r>
        <w:rPr>
          <w:sz w:val="36"/>
        </w:rPr>
        <w:t>Faculty of Computer Science &amp; Information Technology</w:t>
      </w:r>
    </w:p>
    <w:p w14:paraId="5D0F76E1" w14:textId="77777777" w:rsidR="000070DF" w:rsidRPr="000070DF" w:rsidRDefault="000070DF" w:rsidP="000070DF">
      <w:pPr>
        <w:pStyle w:val="Dept"/>
        <w:rPr>
          <w:sz w:val="36"/>
        </w:rPr>
      </w:pPr>
      <w:r>
        <w:rPr>
          <w:sz w:val="36"/>
        </w:rPr>
        <w:t>The Superior University, Lahore</w:t>
      </w:r>
    </w:p>
    <w:tbl>
      <w:tblPr>
        <w:tblpPr w:leftFromText="180" w:rightFromText="180" w:vertAnchor="text" w:horzAnchor="margin" w:tblpXSpec="center" w:tblpY="173"/>
        <w:tblW w:w="10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7"/>
        <w:gridCol w:w="1264"/>
        <w:gridCol w:w="955"/>
        <w:gridCol w:w="1758"/>
        <w:gridCol w:w="3280"/>
        <w:gridCol w:w="2471"/>
      </w:tblGrid>
      <w:tr w:rsidR="00084242" w14:paraId="5BEFBFC7" w14:textId="77777777" w:rsidTr="00084242">
        <w:trPr>
          <w:trHeight w:val="654"/>
        </w:trPr>
        <w:tc>
          <w:tcPr>
            <w:tcW w:w="2886" w:type="dxa"/>
            <w:gridSpan w:val="3"/>
            <w:tcBorders>
              <w:top w:val="single" w:sz="4" w:space="0" w:color="auto"/>
              <w:left w:val="single" w:sz="4" w:space="0" w:color="auto"/>
              <w:bottom w:val="single" w:sz="4" w:space="0" w:color="auto"/>
              <w:right w:val="single" w:sz="4" w:space="0" w:color="auto"/>
            </w:tcBorders>
            <w:vAlign w:val="center"/>
            <w:hideMark/>
          </w:tcPr>
          <w:p w14:paraId="5204A2ED" w14:textId="77777777" w:rsidR="00084242" w:rsidRDefault="00084242">
            <w:pPr>
              <w:spacing w:after="120"/>
            </w:pPr>
            <w:r>
              <w:lastRenderedPageBreak/>
              <w:t>Type (Nature of project)</w:t>
            </w:r>
          </w:p>
        </w:tc>
        <w:tc>
          <w:tcPr>
            <w:tcW w:w="7509" w:type="dxa"/>
            <w:gridSpan w:val="3"/>
            <w:tcBorders>
              <w:top w:val="single" w:sz="4" w:space="0" w:color="auto"/>
              <w:left w:val="single" w:sz="4" w:space="0" w:color="auto"/>
              <w:bottom w:val="single" w:sz="4" w:space="0" w:color="auto"/>
              <w:right w:val="single" w:sz="4" w:space="0" w:color="auto"/>
            </w:tcBorders>
            <w:hideMark/>
          </w:tcPr>
          <w:p w14:paraId="16EB4CD8" w14:textId="77777777" w:rsidR="00084242" w:rsidRDefault="00084242">
            <w:pPr>
              <w:spacing w:after="120"/>
            </w:pPr>
            <w:r>
              <w:t xml:space="preserve">[ </w:t>
            </w:r>
            <w:r>
              <w:sym w:font="Wingdings" w:char="F0FC"/>
            </w:r>
            <w:r>
              <w:t xml:space="preserve"> ] </w:t>
            </w:r>
            <w:r>
              <w:rPr>
                <w:b/>
              </w:rPr>
              <w:t>D</w:t>
            </w:r>
            <w:r>
              <w:t xml:space="preserve">evelopment  </w:t>
            </w:r>
            <w:r>
              <w:tab/>
              <w:t xml:space="preserve">[  ] </w:t>
            </w:r>
            <w:r>
              <w:rPr>
                <w:b/>
              </w:rPr>
              <w:t>R</w:t>
            </w:r>
            <w:r>
              <w:t xml:space="preserve">esearch </w:t>
            </w:r>
            <w:r>
              <w:tab/>
            </w:r>
            <w:r>
              <w:tab/>
              <w:t xml:space="preserve">[ ] </w:t>
            </w:r>
            <w:r>
              <w:rPr>
                <w:b/>
              </w:rPr>
              <w:t>R</w:t>
            </w:r>
            <w:r>
              <w:t>&amp;</w:t>
            </w:r>
            <w:r>
              <w:rPr>
                <w:b/>
              </w:rPr>
              <w:t>D</w:t>
            </w:r>
            <w:r>
              <w:t xml:space="preserve"> </w:t>
            </w:r>
          </w:p>
        </w:tc>
      </w:tr>
      <w:tr w:rsidR="00084242" w14:paraId="29294196" w14:textId="77777777" w:rsidTr="00084242">
        <w:trPr>
          <w:trHeight w:val="486"/>
        </w:trPr>
        <w:tc>
          <w:tcPr>
            <w:tcW w:w="2886" w:type="dxa"/>
            <w:gridSpan w:val="3"/>
            <w:tcBorders>
              <w:top w:val="single" w:sz="4" w:space="0" w:color="auto"/>
              <w:left w:val="single" w:sz="4" w:space="0" w:color="auto"/>
              <w:bottom w:val="single" w:sz="4" w:space="0" w:color="auto"/>
              <w:right w:val="single" w:sz="4" w:space="0" w:color="auto"/>
            </w:tcBorders>
            <w:vAlign w:val="center"/>
            <w:hideMark/>
          </w:tcPr>
          <w:p w14:paraId="179D0FCF" w14:textId="77777777" w:rsidR="00084242" w:rsidRDefault="00084242">
            <w:pPr>
              <w:spacing w:after="120"/>
            </w:pPr>
            <w:r>
              <w:t>Area of specialization</w:t>
            </w:r>
          </w:p>
        </w:tc>
        <w:tc>
          <w:tcPr>
            <w:tcW w:w="7509" w:type="dxa"/>
            <w:gridSpan w:val="3"/>
            <w:tcBorders>
              <w:top w:val="single" w:sz="4" w:space="0" w:color="auto"/>
              <w:left w:val="single" w:sz="4" w:space="0" w:color="auto"/>
              <w:bottom w:val="single" w:sz="4" w:space="0" w:color="auto"/>
              <w:right w:val="single" w:sz="4" w:space="0" w:color="auto"/>
            </w:tcBorders>
          </w:tcPr>
          <w:p w14:paraId="7F743BDB" w14:textId="77777777" w:rsidR="00084242" w:rsidRDefault="00084242">
            <w:pPr>
              <w:spacing w:after="120"/>
            </w:pPr>
          </w:p>
        </w:tc>
      </w:tr>
      <w:tr w:rsidR="00084242" w14:paraId="64211D6B" w14:textId="77777777" w:rsidTr="00084242">
        <w:trPr>
          <w:trHeight w:val="486"/>
        </w:trPr>
        <w:tc>
          <w:tcPr>
            <w:tcW w:w="2886" w:type="dxa"/>
            <w:gridSpan w:val="3"/>
            <w:tcBorders>
              <w:top w:val="single" w:sz="4" w:space="0" w:color="auto"/>
              <w:left w:val="single" w:sz="4" w:space="0" w:color="auto"/>
              <w:bottom w:val="single" w:sz="4" w:space="0" w:color="auto"/>
              <w:right w:val="single" w:sz="4" w:space="0" w:color="auto"/>
            </w:tcBorders>
            <w:vAlign w:val="center"/>
            <w:hideMark/>
          </w:tcPr>
          <w:p w14:paraId="2EC5E93E" w14:textId="77777777" w:rsidR="00084242" w:rsidRDefault="00084242">
            <w:pPr>
              <w:spacing w:after="120"/>
              <w:rPr>
                <w:highlight w:val="yellow"/>
              </w:rPr>
            </w:pPr>
            <w:r>
              <w:rPr>
                <w:highlight w:val="yellow"/>
              </w:rPr>
              <w:t>FYP ID</w:t>
            </w:r>
          </w:p>
        </w:tc>
        <w:tc>
          <w:tcPr>
            <w:tcW w:w="7509" w:type="dxa"/>
            <w:gridSpan w:val="3"/>
            <w:tcBorders>
              <w:top w:val="single" w:sz="4" w:space="0" w:color="auto"/>
              <w:left w:val="single" w:sz="4" w:space="0" w:color="auto"/>
              <w:bottom w:val="single" w:sz="4" w:space="0" w:color="auto"/>
              <w:right w:val="single" w:sz="4" w:space="0" w:color="auto"/>
            </w:tcBorders>
          </w:tcPr>
          <w:p w14:paraId="7991A984" w14:textId="77777777" w:rsidR="00084242" w:rsidRDefault="00084242">
            <w:pPr>
              <w:spacing w:after="120"/>
            </w:pPr>
          </w:p>
        </w:tc>
      </w:tr>
      <w:tr w:rsidR="00084242" w14:paraId="754F8C1C" w14:textId="77777777" w:rsidTr="00084242">
        <w:trPr>
          <w:trHeight w:val="784"/>
        </w:trPr>
        <w:tc>
          <w:tcPr>
            <w:tcW w:w="10395" w:type="dxa"/>
            <w:gridSpan w:val="6"/>
            <w:tcBorders>
              <w:top w:val="single" w:sz="4" w:space="0" w:color="auto"/>
              <w:left w:val="single" w:sz="4" w:space="0" w:color="auto"/>
              <w:bottom w:val="single" w:sz="4" w:space="0" w:color="auto"/>
              <w:right w:val="single" w:sz="4" w:space="0" w:color="auto"/>
            </w:tcBorders>
            <w:hideMark/>
          </w:tcPr>
          <w:p w14:paraId="6572846F" w14:textId="77777777" w:rsidR="00084242" w:rsidRDefault="00084242">
            <w:pPr>
              <w:spacing w:after="120"/>
              <w:jc w:val="center"/>
              <w:rPr>
                <w:b/>
              </w:rPr>
            </w:pPr>
            <w:r>
              <w:rPr>
                <w:b/>
              </w:rPr>
              <w:t>Project Group Members</w:t>
            </w:r>
          </w:p>
        </w:tc>
      </w:tr>
      <w:tr w:rsidR="00084242" w14:paraId="4565ED54" w14:textId="77777777" w:rsidTr="00084242">
        <w:trPr>
          <w:trHeight w:val="784"/>
        </w:trPr>
        <w:tc>
          <w:tcPr>
            <w:tcW w:w="667" w:type="dxa"/>
            <w:tcBorders>
              <w:top w:val="single" w:sz="4" w:space="0" w:color="auto"/>
              <w:left w:val="single" w:sz="4" w:space="0" w:color="auto"/>
              <w:bottom w:val="single" w:sz="4" w:space="0" w:color="auto"/>
              <w:right w:val="single" w:sz="4" w:space="0" w:color="auto"/>
            </w:tcBorders>
            <w:vAlign w:val="center"/>
            <w:hideMark/>
          </w:tcPr>
          <w:p w14:paraId="07BEFCB2" w14:textId="77777777" w:rsidR="00084242" w:rsidRDefault="00084242">
            <w:pPr>
              <w:spacing w:after="120"/>
              <w:jc w:val="center"/>
            </w:pPr>
            <w:r>
              <w:t>Sr.#</w:t>
            </w:r>
          </w:p>
        </w:tc>
        <w:tc>
          <w:tcPr>
            <w:tcW w:w="1264" w:type="dxa"/>
            <w:tcBorders>
              <w:top w:val="single" w:sz="4" w:space="0" w:color="auto"/>
              <w:left w:val="single" w:sz="4" w:space="0" w:color="auto"/>
              <w:bottom w:val="single" w:sz="4" w:space="0" w:color="auto"/>
              <w:right w:val="single" w:sz="4" w:space="0" w:color="auto"/>
            </w:tcBorders>
            <w:vAlign w:val="center"/>
            <w:hideMark/>
          </w:tcPr>
          <w:p w14:paraId="44F0E925" w14:textId="77777777" w:rsidR="00084242" w:rsidRDefault="00084242">
            <w:pPr>
              <w:spacing w:after="120"/>
              <w:jc w:val="center"/>
            </w:pPr>
            <w:r>
              <w:t>Reg. #</w:t>
            </w:r>
          </w:p>
        </w:tc>
        <w:tc>
          <w:tcPr>
            <w:tcW w:w="2713" w:type="dxa"/>
            <w:gridSpan w:val="2"/>
            <w:tcBorders>
              <w:top w:val="single" w:sz="4" w:space="0" w:color="auto"/>
              <w:left w:val="single" w:sz="4" w:space="0" w:color="auto"/>
              <w:bottom w:val="single" w:sz="4" w:space="0" w:color="auto"/>
              <w:right w:val="single" w:sz="4" w:space="0" w:color="auto"/>
            </w:tcBorders>
            <w:vAlign w:val="center"/>
            <w:hideMark/>
          </w:tcPr>
          <w:p w14:paraId="692CF7EC" w14:textId="77777777" w:rsidR="00084242" w:rsidRDefault="00084242">
            <w:pPr>
              <w:spacing w:after="120"/>
              <w:jc w:val="center"/>
            </w:pPr>
            <w:r>
              <w:t>Student Name</w:t>
            </w:r>
          </w:p>
        </w:tc>
        <w:tc>
          <w:tcPr>
            <w:tcW w:w="3280" w:type="dxa"/>
            <w:tcBorders>
              <w:top w:val="single" w:sz="4" w:space="0" w:color="auto"/>
              <w:left w:val="single" w:sz="4" w:space="0" w:color="auto"/>
              <w:bottom w:val="single" w:sz="4" w:space="0" w:color="auto"/>
              <w:right w:val="single" w:sz="4" w:space="0" w:color="auto"/>
            </w:tcBorders>
            <w:vAlign w:val="center"/>
            <w:hideMark/>
          </w:tcPr>
          <w:p w14:paraId="7D2FFD82" w14:textId="77777777" w:rsidR="00084242" w:rsidRDefault="00084242">
            <w:pPr>
              <w:spacing w:after="120"/>
              <w:jc w:val="center"/>
            </w:pPr>
            <w:r>
              <w:t>Email ID</w:t>
            </w:r>
          </w:p>
        </w:tc>
        <w:tc>
          <w:tcPr>
            <w:tcW w:w="2471" w:type="dxa"/>
            <w:tcBorders>
              <w:top w:val="single" w:sz="4" w:space="0" w:color="auto"/>
              <w:left w:val="single" w:sz="4" w:space="0" w:color="auto"/>
              <w:bottom w:val="single" w:sz="4" w:space="0" w:color="auto"/>
              <w:right w:val="single" w:sz="4" w:space="0" w:color="auto"/>
            </w:tcBorders>
            <w:vAlign w:val="center"/>
            <w:hideMark/>
          </w:tcPr>
          <w:p w14:paraId="351D7032" w14:textId="77777777" w:rsidR="00084242" w:rsidRDefault="00084242">
            <w:pPr>
              <w:spacing w:after="120"/>
              <w:jc w:val="center"/>
            </w:pPr>
            <w:r>
              <w:t>*Signature</w:t>
            </w:r>
          </w:p>
        </w:tc>
      </w:tr>
      <w:tr w:rsidR="00084242" w14:paraId="2840B990" w14:textId="77777777" w:rsidTr="00084242">
        <w:trPr>
          <w:trHeight w:val="856"/>
        </w:trPr>
        <w:tc>
          <w:tcPr>
            <w:tcW w:w="667" w:type="dxa"/>
            <w:tcBorders>
              <w:top w:val="single" w:sz="4" w:space="0" w:color="auto"/>
              <w:left w:val="single" w:sz="4" w:space="0" w:color="auto"/>
              <w:bottom w:val="single" w:sz="4" w:space="0" w:color="auto"/>
              <w:right w:val="single" w:sz="4" w:space="0" w:color="auto"/>
            </w:tcBorders>
            <w:vAlign w:val="center"/>
            <w:hideMark/>
          </w:tcPr>
          <w:p w14:paraId="724E8E13" w14:textId="77777777" w:rsidR="00084242" w:rsidRDefault="00084242">
            <w:pPr>
              <w:spacing w:after="120"/>
              <w:jc w:val="center"/>
            </w:pPr>
            <w:r>
              <w:t>(</w:t>
            </w:r>
            <w:proofErr w:type="spellStart"/>
            <w:r>
              <w:t>i</w:t>
            </w:r>
            <w:proofErr w:type="spellEnd"/>
            <w:r>
              <w:t>)</w:t>
            </w:r>
          </w:p>
        </w:tc>
        <w:tc>
          <w:tcPr>
            <w:tcW w:w="1264" w:type="dxa"/>
            <w:tcBorders>
              <w:top w:val="single" w:sz="4" w:space="0" w:color="auto"/>
              <w:left w:val="single" w:sz="4" w:space="0" w:color="auto"/>
              <w:bottom w:val="single" w:sz="4" w:space="0" w:color="auto"/>
              <w:right w:val="single" w:sz="4" w:space="0" w:color="auto"/>
            </w:tcBorders>
            <w:vAlign w:val="center"/>
          </w:tcPr>
          <w:p w14:paraId="4AAD5195" w14:textId="77777777" w:rsidR="00084242" w:rsidRDefault="00084242">
            <w:pPr>
              <w:spacing w:after="120"/>
              <w:jc w:val="center"/>
            </w:pPr>
          </w:p>
        </w:tc>
        <w:tc>
          <w:tcPr>
            <w:tcW w:w="2713" w:type="dxa"/>
            <w:gridSpan w:val="2"/>
            <w:tcBorders>
              <w:top w:val="single" w:sz="4" w:space="0" w:color="auto"/>
              <w:left w:val="single" w:sz="4" w:space="0" w:color="auto"/>
              <w:bottom w:val="single" w:sz="4" w:space="0" w:color="auto"/>
              <w:right w:val="single" w:sz="4" w:space="0" w:color="auto"/>
            </w:tcBorders>
            <w:vAlign w:val="center"/>
          </w:tcPr>
          <w:p w14:paraId="761FA382" w14:textId="77777777" w:rsidR="00084242" w:rsidRDefault="00084242">
            <w:pPr>
              <w:spacing w:after="120"/>
              <w:jc w:val="center"/>
            </w:pPr>
          </w:p>
        </w:tc>
        <w:tc>
          <w:tcPr>
            <w:tcW w:w="3280" w:type="dxa"/>
            <w:tcBorders>
              <w:top w:val="single" w:sz="4" w:space="0" w:color="auto"/>
              <w:left w:val="single" w:sz="4" w:space="0" w:color="auto"/>
              <w:bottom w:val="single" w:sz="4" w:space="0" w:color="auto"/>
              <w:right w:val="single" w:sz="4" w:space="0" w:color="auto"/>
            </w:tcBorders>
            <w:vAlign w:val="center"/>
          </w:tcPr>
          <w:p w14:paraId="36D09F06" w14:textId="77777777" w:rsidR="00084242" w:rsidRDefault="00084242">
            <w:pPr>
              <w:spacing w:after="120"/>
              <w:jc w:val="center"/>
            </w:pPr>
          </w:p>
        </w:tc>
        <w:tc>
          <w:tcPr>
            <w:tcW w:w="2471" w:type="dxa"/>
            <w:tcBorders>
              <w:top w:val="single" w:sz="4" w:space="0" w:color="auto"/>
              <w:left w:val="single" w:sz="4" w:space="0" w:color="auto"/>
              <w:bottom w:val="single" w:sz="4" w:space="0" w:color="auto"/>
              <w:right w:val="single" w:sz="4" w:space="0" w:color="auto"/>
            </w:tcBorders>
            <w:vAlign w:val="center"/>
          </w:tcPr>
          <w:p w14:paraId="7C717920" w14:textId="77777777" w:rsidR="00084242" w:rsidRDefault="00084242">
            <w:pPr>
              <w:spacing w:after="120"/>
              <w:jc w:val="center"/>
            </w:pPr>
          </w:p>
        </w:tc>
      </w:tr>
      <w:tr w:rsidR="00084242" w14:paraId="312C3DAC" w14:textId="77777777" w:rsidTr="00084242">
        <w:trPr>
          <w:trHeight w:val="957"/>
        </w:trPr>
        <w:tc>
          <w:tcPr>
            <w:tcW w:w="667" w:type="dxa"/>
            <w:tcBorders>
              <w:top w:val="single" w:sz="4" w:space="0" w:color="auto"/>
              <w:left w:val="single" w:sz="4" w:space="0" w:color="auto"/>
              <w:bottom w:val="single" w:sz="4" w:space="0" w:color="auto"/>
              <w:right w:val="single" w:sz="4" w:space="0" w:color="auto"/>
            </w:tcBorders>
            <w:vAlign w:val="center"/>
            <w:hideMark/>
          </w:tcPr>
          <w:p w14:paraId="561B8362" w14:textId="77777777" w:rsidR="00084242" w:rsidRDefault="00084242">
            <w:pPr>
              <w:spacing w:after="120"/>
              <w:jc w:val="center"/>
            </w:pPr>
            <w:r>
              <w:t>(ii)</w:t>
            </w:r>
          </w:p>
        </w:tc>
        <w:tc>
          <w:tcPr>
            <w:tcW w:w="1264" w:type="dxa"/>
            <w:tcBorders>
              <w:top w:val="single" w:sz="4" w:space="0" w:color="auto"/>
              <w:left w:val="single" w:sz="4" w:space="0" w:color="auto"/>
              <w:bottom w:val="single" w:sz="4" w:space="0" w:color="auto"/>
              <w:right w:val="single" w:sz="4" w:space="0" w:color="auto"/>
            </w:tcBorders>
            <w:vAlign w:val="center"/>
          </w:tcPr>
          <w:p w14:paraId="788C17AC" w14:textId="77777777" w:rsidR="00084242" w:rsidRDefault="00084242">
            <w:pPr>
              <w:spacing w:after="120"/>
              <w:jc w:val="center"/>
            </w:pPr>
          </w:p>
        </w:tc>
        <w:tc>
          <w:tcPr>
            <w:tcW w:w="2713" w:type="dxa"/>
            <w:gridSpan w:val="2"/>
            <w:tcBorders>
              <w:top w:val="single" w:sz="4" w:space="0" w:color="auto"/>
              <w:left w:val="single" w:sz="4" w:space="0" w:color="auto"/>
              <w:bottom w:val="single" w:sz="4" w:space="0" w:color="auto"/>
              <w:right w:val="single" w:sz="4" w:space="0" w:color="auto"/>
            </w:tcBorders>
            <w:vAlign w:val="center"/>
          </w:tcPr>
          <w:p w14:paraId="31750FDB" w14:textId="77777777" w:rsidR="00084242" w:rsidRDefault="00084242">
            <w:pPr>
              <w:spacing w:after="120"/>
              <w:jc w:val="center"/>
            </w:pPr>
          </w:p>
        </w:tc>
        <w:tc>
          <w:tcPr>
            <w:tcW w:w="3280" w:type="dxa"/>
            <w:tcBorders>
              <w:top w:val="single" w:sz="4" w:space="0" w:color="auto"/>
              <w:left w:val="single" w:sz="4" w:space="0" w:color="auto"/>
              <w:bottom w:val="single" w:sz="4" w:space="0" w:color="auto"/>
              <w:right w:val="single" w:sz="4" w:space="0" w:color="auto"/>
            </w:tcBorders>
            <w:vAlign w:val="center"/>
          </w:tcPr>
          <w:p w14:paraId="72EE0D76" w14:textId="77777777" w:rsidR="00084242" w:rsidRDefault="00084242">
            <w:pPr>
              <w:spacing w:after="120"/>
              <w:jc w:val="center"/>
            </w:pPr>
          </w:p>
        </w:tc>
        <w:tc>
          <w:tcPr>
            <w:tcW w:w="2471" w:type="dxa"/>
            <w:tcBorders>
              <w:top w:val="single" w:sz="4" w:space="0" w:color="auto"/>
              <w:left w:val="single" w:sz="4" w:space="0" w:color="auto"/>
              <w:bottom w:val="single" w:sz="4" w:space="0" w:color="auto"/>
              <w:right w:val="single" w:sz="4" w:space="0" w:color="auto"/>
            </w:tcBorders>
            <w:vAlign w:val="center"/>
          </w:tcPr>
          <w:p w14:paraId="31875DF5" w14:textId="77777777" w:rsidR="00084242" w:rsidRDefault="00084242">
            <w:pPr>
              <w:spacing w:after="120"/>
              <w:jc w:val="center"/>
            </w:pPr>
          </w:p>
        </w:tc>
      </w:tr>
      <w:tr w:rsidR="00084242" w14:paraId="08E51444" w14:textId="77777777" w:rsidTr="00084242">
        <w:trPr>
          <w:trHeight w:val="1024"/>
        </w:trPr>
        <w:tc>
          <w:tcPr>
            <w:tcW w:w="667" w:type="dxa"/>
            <w:tcBorders>
              <w:top w:val="single" w:sz="4" w:space="0" w:color="auto"/>
              <w:left w:val="single" w:sz="4" w:space="0" w:color="auto"/>
              <w:bottom w:val="single" w:sz="4" w:space="0" w:color="auto"/>
              <w:right w:val="single" w:sz="4" w:space="0" w:color="auto"/>
            </w:tcBorders>
            <w:vAlign w:val="center"/>
            <w:hideMark/>
          </w:tcPr>
          <w:p w14:paraId="0946B5C5" w14:textId="77777777" w:rsidR="00084242" w:rsidRDefault="00084242">
            <w:pPr>
              <w:spacing w:after="120"/>
              <w:jc w:val="center"/>
            </w:pPr>
            <w:r>
              <w:t>(iii)</w:t>
            </w:r>
          </w:p>
        </w:tc>
        <w:tc>
          <w:tcPr>
            <w:tcW w:w="1264" w:type="dxa"/>
            <w:tcBorders>
              <w:top w:val="single" w:sz="4" w:space="0" w:color="auto"/>
              <w:left w:val="single" w:sz="4" w:space="0" w:color="auto"/>
              <w:bottom w:val="single" w:sz="4" w:space="0" w:color="auto"/>
              <w:right w:val="single" w:sz="4" w:space="0" w:color="auto"/>
            </w:tcBorders>
            <w:vAlign w:val="center"/>
          </w:tcPr>
          <w:p w14:paraId="78B80893" w14:textId="77777777" w:rsidR="00084242" w:rsidRDefault="00084242">
            <w:pPr>
              <w:spacing w:after="120"/>
              <w:jc w:val="center"/>
            </w:pPr>
          </w:p>
        </w:tc>
        <w:tc>
          <w:tcPr>
            <w:tcW w:w="2713" w:type="dxa"/>
            <w:gridSpan w:val="2"/>
            <w:tcBorders>
              <w:top w:val="single" w:sz="4" w:space="0" w:color="auto"/>
              <w:left w:val="single" w:sz="4" w:space="0" w:color="auto"/>
              <w:bottom w:val="single" w:sz="4" w:space="0" w:color="auto"/>
              <w:right w:val="single" w:sz="4" w:space="0" w:color="auto"/>
            </w:tcBorders>
            <w:vAlign w:val="center"/>
          </w:tcPr>
          <w:p w14:paraId="472DF094" w14:textId="77777777" w:rsidR="00084242" w:rsidRDefault="00084242">
            <w:pPr>
              <w:spacing w:after="120"/>
              <w:jc w:val="center"/>
            </w:pPr>
          </w:p>
        </w:tc>
        <w:tc>
          <w:tcPr>
            <w:tcW w:w="3280" w:type="dxa"/>
            <w:tcBorders>
              <w:top w:val="single" w:sz="4" w:space="0" w:color="auto"/>
              <w:left w:val="single" w:sz="4" w:space="0" w:color="auto"/>
              <w:bottom w:val="single" w:sz="4" w:space="0" w:color="auto"/>
              <w:right w:val="single" w:sz="4" w:space="0" w:color="auto"/>
            </w:tcBorders>
            <w:vAlign w:val="center"/>
          </w:tcPr>
          <w:p w14:paraId="48733D4D" w14:textId="77777777" w:rsidR="00084242" w:rsidRDefault="00084242">
            <w:pPr>
              <w:spacing w:after="120"/>
              <w:jc w:val="center"/>
            </w:pPr>
          </w:p>
        </w:tc>
        <w:tc>
          <w:tcPr>
            <w:tcW w:w="2471" w:type="dxa"/>
            <w:tcBorders>
              <w:top w:val="single" w:sz="4" w:space="0" w:color="auto"/>
              <w:left w:val="single" w:sz="4" w:space="0" w:color="auto"/>
              <w:bottom w:val="single" w:sz="4" w:space="0" w:color="auto"/>
              <w:right w:val="single" w:sz="4" w:space="0" w:color="auto"/>
            </w:tcBorders>
            <w:vAlign w:val="center"/>
          </w:tcPr>
          <w:p w14:paraId="08037D28" w14:textId="77777777" w:rsidR="00084242" w:rsidRDefault="00084242">
            <w:pPr>
              <w:spacing w:after="120"/>
              <w:jc w:val="center"/>
            </w:pPr>
          </w:p>
        </w:tc>
      </w:tr>
    </w:tbl>
    <w:p w14:paraId="57473909" w14:textId="77777777" w:rsidR="00084242" w:rsidRDefault="00084242" w:rsidP="00084242">
      <w:pPr>
        <w:keepNext/>
        <w:spacing w:before="240"/>
        <w:outlineLvl w:val="0"/>
        <w:rPr>
          <w:rFonts w:ascii="Calibri" w:hAnsi="Calibri" w:cs="Calibri"/>
          <w:bCs/>
          <w:lang/>
        </w:rPr>
      </w:pPr>
      <w:bookmarkStart w:id="45" w:name="_Toc409609612"/>
      <w:bookmarkStart w:id="46" w:name="_Toc409425739"/>
      <w:bookmarkStart w:id="47" w:name="_Toc407708578"/>
      <w:bookmarkStart w:id="48" w:name="_Toc406679931"/>
      <w:bookmarkStart w:id="49" w:name="_Toc406669464"/>
      <w:bookmarkStart w:id="50" w:name="_Toc406667159"/>
      <w:bookmarkStart w:id="51" w:name="_Toc405981077"/>
      <w:bookmarkStart w:id="52" w:name="_Toc405970754"/>
      <w:bookmarkStart w:id="53" w:name="_Toc405966738"/>
      <w:bookmarkStart w:id="54" w:name="_Toc405966420"/>
      <w:r>
        <w:rPr>
          <w:bCs/>
        </w:rPr>
        <w:t>*The candidates confirm that the work submitted is their own and appropriate credit has been given where reference has been made to work of others</w:t>
      </w:r>
      <w:bookmarkEnd w:id="45"/>
      <w:bookmarkEnd w:id="46"/>
      <w:bookmarkEnd w:id="47"/>
      <w:bookmarkEnd w:id="48"/>
      <w:bookmarkEnd w:id="49"/>
      <w:bookmarkEnd w:id="50"/>
      <w:bookmarkEnd w:id="51"/>
      <w:bookmarkEnd w:id="52"/>
      <w:bookmarkEnd w:id="53"/>
      <w:bookmarkEnd w:id="54"/>
    </w:p>
    <w:p w14:paraId="62640148" w14:textId="77777777" w:rsidR="00084242" w:rsidRDefault="00084242" w:rsidP="00084242">
      <w:pPr>
        <w:pStyle w:val="Heading1"/>
        <w:ind w:left="-426" w:right="-432"/>
        <w:rPr>
          <w:rFonts w:eastAsia="Calibri"/>
          <w:sz w:val="28"/>
          <w:szCs w:val="22"/>
        </w:rPr>
      </w:pPr>
      <w:bookmarkStart w:id="55" w:name="_Toc409609613"/>
      <w:bookmarkStart w:id="56" w:name="_Toc409425740"/>
      <w:bookmarkStart w:id="57" w:name="_Toc407708579"/>
      <w:bookmarkStart w:id="58" w:name="_Toc406679932"/>
      <w:bookmarkStart w:id="59" w:name="_Toc406669465"/>
      <w:bookmarkStart w:id="60" w:name="_Toc406667160"/>
      <w:bookmarkStart w:id="61" w:name="_Toc405981078"/>
      <w:bookmarkStart w:id="62" w:name="_Toc405970755"/>
      <w:bookmarkStart w:id="63" w:name="_Toc405966739"/>
      <w:bookmarkStart w:id="64" w:name="_Toc405966421"/>
      <w:r>
        <w:rPr>
          <w:rFonts w:eastAsia="Calibri"/>
          <w:sz w:val="28"/>
          <w:szCs w:val="22"/>
        </w:rPr>
        <w:t>Plagiarism Free Certificate</w:t>
      </w:r>
      <w:bookmarkEnd w:id="55"/>
      <w:bookmarkEnd w:id="56"/>
      <w:bookmarkEnd w:id="57"/>
      <w:bookmarkEnd w:id="58"/>
      <w:bookmarkEnd w:id="59"/>
      <w:bookmarkEnd w:id="60"/>
      <w:bookmarkEnd w:id="61"/>
      <w:bookmarkEnd w:id="62"/>
      <w:bookmarkEnd w:id="63"/>
      <w:bookmarkEnd w:id="64"/>
    </w:p>
    <w:p w14:paraId="31922064" w14:textId="77777777" w:rsidR="00084242" w:rsidRDefault="00084242" w:rsidP="00084242">
      <w:pPr>
        <w:pStyle w:val="BodyTextIndent"/>
        <w:ind w:left="-426" w:right="-432"/>
        <w:rPr>
          <w:bCs/>
          <w:sz w:val="22"/>
          <w:szCs w:val="22"/>
        </w:rPr>
      </w:pPr>
      <w:r>
        <w:rPr>
          <w:bCs/>
          <w:sz w:val="22"/>
          <w:szCs w:val="22"/>
        </w:rPr>
        <w:t xml:space="preserve">This is to certify that, I </w:t>
      </w:r>
      <w:r>
        <w:rPr>
          <w:bCs/>
          <w:iCs/>
          <w:sz w:val="22"/>
          <w:szCs w:val="22"/>
        </w:rPr>
        <w:t xml:space="preserve">  ________ S/D of</w:t>
      </w:r>
      <w:r>
        <w:rPr>
          <w:sz w:val="22"/>
          <w:szCs w:val="22"/>
        </w:rPr>
        <w:t xml:space="preserve"> Muhammad Siddique, group leader of FYP under </w:t>
      </w:r>
      <w:r>
        <w:rPr>
          <w:bCs/>
          <w:sz w:val="22"/>
          <w:szCs w:val="22"/>
        </w:rPr>
        <w:t>registration no ______________________________</w:t>
      </w:r>
      <w:r>
        <w:rPr>
          <w:sz w:val="22"/>
          <w:szCs w:val="22"/>
        </w:rPr>
        <w:t xml:space="preserve">at </w:t>
      </w:r>
      <w:r>
        <w:rPr>
          <w:bCs/>
          <w:sz w:val="22"/>
          <w:szCs w:val="22"/>
        </w:rPr>
        <w:t xml:space="preserve">Software Engineering Department, The Superior College, Lahore. I declare that my FYP report is checked by my supervisor. </w:t>
      </w:r>
    </w:p>
    <w:p w14:paraId="4DF1721F" w14:textId="77777777" w:rsidR="00084242" w:rsidRDefault="00084242" w:rsidP="00084242">
      <w:pPr>
        <w:tabs>
          <w:tab w:val="left" w:pos="1755"/>
        </w:tabs>
        <w:spacing w:before="240" w:after="120" w:line="360" w:lineRule="auto"/>
        <w:ind w:left="-426" w:right="-432"/>
      </w:pPr>
    </w:p>
    <w:p w14:paraId="42B3E847" w14:textId="77777777" w:rsidR="00084242" w:rsidRDefault="00084242" w:rsidP="00084242">
      <w:pPr>
        <w:tabs>
          <w:tab w:val="left" w:pos="1755"/>
        </w:tabs>
        <w:spacing w:before="240" w:after="120" w:line="360" w:lineRule="auto"/>
        <w:ind w:left="-426" w:right="-432"/>
      </w:pPr>
      <w:r>
        <w:t xml:space="preserve">Date: </w:t>
      </w:r>
      <w:r>
        <w:rPr>
          <w:b/>
          <w:bCs/>
        </w:rPr>
        <w:t xml:space="preserve">                   </w:t>
      </w:r>
      <w:r>
        <w:t xml:space="preserve">     Name of Group Leader: _________________           Signature: _____________ </w:t>
      </w:r>
    </w:p>
    <w:p w14:paraId="0AE2BD8B" w14:textId="77777777" w:rsidR="00084242" w:rsidRDefault="00084242" w:rsidP="00084242">
      <w:pPr>
        <w:spacing w:after="120"/>
        <w:ind w:left="-426" w:right="-432"/>
      </w:pPr>
      <w:r>
        <w:t xml:space="preserve">Name of Supervisor: Dr. ABC </w:t>
      </w:r>
      <w:r>
        <w:tab/>
        <w:t xml:space="preserve">                                                       Co-Supervisor: Mr. XYZ</w:t>
      </w:r>
    </w:p>
    <w:p w14:paraId="378E377E" w14:textId="77777777" w:rsidR="00084242" w:rsidRDefault="00084242" w:rsidP="00084242">
      <w:pPr>
        <w:spacing w:after="120"/>
        <w:ind w:left="-426" w:right="-432"/>
      </w:pPr>
      <w:r>
        <w:t>Designation: Lecturer</w:t>
      </w:r>
      <w:r>
        <w:tab/>
      </w:r>
      <w:r>
        <w:tab/>
      </w:r>
      <w:r>
        <w:tab/>
        <w:t xml:space="preserve">                     </w:t>
      </w:r>
      <w:r>
        <w:tab/>
        <w:t xml:space="preserve">                   Designation: Associate Professor</w:t>
      </w:r>
    </w:p>
    <w:p w14:paraId="65F3A6E0" w14:textId="77777777" w:rsidR="00084242" w:rsidRDefault="00084242" w:rsidP="00084242">
      <w:pPr>
        <w:spacing w:before="360" w:after="120"/>
        <w:ind w:left="-426" w:right="-432"/>
      </w:pPr>
      <w:r>
        <w:t>Signature: ________________</w:t>
      </w:r>
      <w:r>
        <w:tab/>
      </w:r>
      <w:r>
        <w:tab/>
      </w:r>
      <w:r>
        <w:tab/>
        <w:t xml:space="preserve">  </w:t>
      </w:r>
      <w:r>
        <w:tab/>
      </w:r>
      <w:r>
        <w:tab/>
        <w:t xml:space="preserve">  Signature: _________________</w:t>
      </w:r>
    </w:p>
    <w:p w14:paraId="4F55D1DD" w14:textId="77777777" w:rsidR="00084242" w:rsidRDefault="00084242" w:rsidP="00084242">
      <w:pPr>
        <w:spacing w:after="120"/>
        <w:ind w:right="-432"/>
      </w:pPr>
    </w:p>
    <w:p w14:paraId="2A60FA1B" w14:textId="77777777" w:rsidR="00084242" w:rsidRDefault="00084242" w:rsidP="00084242">
      <w:pPr>
        <w:spacing w:after="120"/>
        <w:ind w:left="-426" w:right="-432"/>
      </w:pPr>
      <w:proofErr w:type="spellStart"/>
      <w:r>
        <w:t>HoD</w:t>
      </w:r>
      <w:proofErr w:type="spellEnd"/>
      <w:r>
        <w:t xml:space="preserve">. Dr. Muhammad </w:t>
      </w:r>
      <w:proofErr w:type="spellStart"/>
      <w:r>
        <w:t>Aqeel</w:t>
      </w:r>
      <w:proofErr w:type="spellEnd"/>
    </w:p>
    <w:p w14:paraId="6567AA15" w14:textId="77777777" w:rsidR="00084242" w:rsidRDefault="00084242" w:rsidP="00084242">
      <w:pPr>
        <w:spacing w:after="120"/>
        <w:ind w:left="-426" w:right="-432"/>
      </w:pPr>
      <w:r>
        <w:t>Signature:</w:t>
      </w:r>
      <w:r>
        <w:tab/>
        <w:t>_______________</w:t>
      </w:r>
    </w:p>
    <w:p w14:paraId="54F4E462" w14:textId="77777777" w:rsidR="00084242" w:rsidRDefault="00084242" w:rsidP="00084242">
      <w:pPr>
        <w:pStyle w:val="Heading1"/>
        <w:jc w:val="center"/>
        <w:rPr>
          <w:rFonts w:eastAsia="Calibri"/>
        </w:rPr>
      </w:pPr>
      <w:r>
        <w:rPr>
          <w:rFonts w:eastAsia="Calibri"/>
        </w:rPr>
        <w:lastRenderedPageBreak/>
        <w:t>Plagiarism Free Certificate</w:t>
      </w:r>
    </w:p>
    <w:p w14:paraId="51EA6E00" w14:textId="77777777" w:rsidR="00084242" w:rsidRDefault="00084242" w:rsidP="00084242">
      <w:pPr>
        <w:rPr>
          <w:rFonts w:eastAsia="Calibri"/>
        </w:rPr>
      </w:pPr>
    </w:p>
    <w:p w14:paraId="298ACD25" w14:textId="77777777" w:rsidR="00084242" w:rsidRDefault="00084242" w:rsidP="00084242">
      <w:pPr>
        <w:spacing w:line="360" w:lineRule="auto"/>
        <w:jc w:val="both"/>
      </w:pPr>
      <w:r>
        <w:t>This is to certify that, I ________ S/D of ________________, group leader of FYP under registration no ______________________________ at the Department of Artificial Intelligence &amp; Data Science, The Superior University, Lahore. I declare that my FYP report has been checked by my supervisor and is free from plagiarism.</w:t>
      </w:r>
    </w:p>
    <w:p w14:paraId="4CECC16F" w14:textId="77777777" w:rsidR="00084242" w:rsidRDefault="00084242" w:rsidP="00084242"/>
    <w:p w14:paraId="31C5939F" w14:textId="77777777" w:rsidR="00084242" w:rsidRDefault="00084242" w:rsidP="00084242">
      <w:pPr>
        <w:spacing w:before="120" w:after="60"/>
      </w:pPr>
      <w:r>
        <w:t>Date: Name of Group Leader: ________________</w:t>
      </w:r>
      <w:proofErr w:type="gramStart"/>
      <w:r>
        <w:t>_  Signature</w:t>
      </w:r>
      <w:proofErr w:type="gramEnd"/>
      <w:r>
        <w:t>: _____________</w:t>
      </w:r>
    </w:p>
    <w:p w14:paraId="03BCFB81" w14:textId="77777777" w:rsidR="00084242" w:rsidRDefault="00084242" w:rsidP="00084242"/>
    <w:p w14:paraId="040934F2" w14:textId="77777777" w:rsidR="00084242" w:rsidRDefault="00084242" w:rsidP="00084242">
      <w:pPr>
        <w:spacing w:before="60" w:after="60"/>
      </w:pPr>
      <w:r>
        <w:t xml:space="preserve">Name of Supervisor: Dr. </w:t>
      </w:r>
      <w:proofErr w:type="gramStart"/>
      <w:r>
        <w:t>ABC  Co</w:t>
      </w:r>
      <w:proofErr w:type="gramEnd"/>
      <w:r>
        <w:t>-Supervisor: Mr. XYZ</w:t>
      </w:r>
    </w:p>
    <w:p w14:paraId="7040DA6A" w14:textId="77777777" w:rsidR="00084242" w:rsidRDefault="00084242" w:rsidP="00084242">
      <w:pPr>
        <w:spacing w:before="60" w:after="60"/>
      </w:pPr>
      <w:r>
        <w:t xml:space="preserve">Designation: </w:t>
      </w:r>
      <w:proofErr w:type="gramStart"/>
      <w:r>
        <w:t>Lecturer  Designation</w:t>
      </w:r>
      <w:proofErr w:type="gramEnd"/>
      <w:r>
        <w:t>: Associate Professor</w:t>
      </w:r>
    </w:p>
    <w:p w14:paraId="0307FEAF" w14:textId="77777777" w:rsidR="00084242" w:rsidRDefault="00084242" w:rsidP="00084242">
      <w:pPr>
        <w:spacing w:before="60" w:after="60"/>
      </w:pPr>
      <w:r>
        <w:t>Signature: _______________</w:t>
      </w:r>
      <w:proofErr w:type="gramStart"/>
      <w:r>
        <w:t>_  Signature</w:t>
      </w:r>
      <w:proofErr w:type="gramEnd"/>
      <w:r>
        <w:t>: _________________</w:t>
      </w:r>
    </w:p>
    <w:p w14:paraId="64C241E2" w14:textId="77777777" w:rsidR="00084242" w:rsidRDefault="00084242" w:rsidP="00084242"/>
    <w:p w14:paraId="0B6671CB" w14:textId="77777777" w:rsidR="00084242" w:rsidRDefault="00084242" w:rsidP="00084242">
      <w:pPr>
        <w:spacing w:line="360" w:lineRule="auto"/>
        <w:jc w:val="both"/>
      </w:pPr>
      <w:proofErr w:type="spellStart"/>
      <w:r>
        <w:t>HoD</w:t>
      </w:r>
      <w:proofErr w:type="spellEnd"/>
      <w:r>
        <w:t xml:space="preserve">: Dr. </w:t>
      </w:r>
      <w:proofErr w:type="spellStart"/>
      <w:r>
        <w:t>Tehreem</w:t>
      </w:r>
      <w:proofErr w:type="spellEnd"/>
      <w:r>
        <w:t xml:space="preserve"> Masood</w:t>
      </w:r>
    </w:p>
    <w:p w14:paraId="7428386F" w14:textId="77777777" w:rsidR="00084242" w:rsidRDefault="00084242" w:rsidP="00084242">
      <w:pPr>
        <w:spacing w:before="120" w:after="60"/>
      </w:pPr>
      <w:r>
        <w:t>Signature: _______________________</w:t>
      </w:r>
    </w:p>
    <w:p w14:paraId="4609E34C" w14:textId="77777777" w:rsidR="00084242" w:rsidRDefault="00084242" w:rsidP="00084242">
      <w:r>
        <w:br w:type="page"/>
      </w:r>
    </w:p>
    <w:p w14:paraId="0461C6E2" w14:textId="77777777" w:rsidR="00084242" w:rsidRDefault="00084242" w:rsidP="00084242">
      <w:pPr>
        <w:spacing w:line="360" w:lineRule="auto"/>
        <w:jc w:val="center"/>
        <w:rPr>
          <w:b/>
          <w:bCs/>
          <w:sz w:val="32"/>
          <w:szCs w:val="32"/>
        </w:rPr>
      </w:pPr>
      <w:r>
        <w:rPr>
          <w:b/>
          <w:bCs/>
          <w:sz w:val="32"/>
          <w:szCs w:val="32"/>
        </w:rPr>
        <w:lastRenderedPageBreak/>
        <w:t>APPROVAL</w:t>
      </w:r>
    </w:p>
    <w:tbl>
      <w:tblPr>
        <w:tblW w:w="9420" w:type="dxa"/>
        <w:tblLook w:val="01E0" w:firstRow="1" w:lastRow="1" w:firstColumn="1" w:lastColumn="1" w:noHBand="0" w:noVBand="0"/>
      </w:tblPr>
      <w:tblGrid>
        <w:gridCol w:w="5105"/>
        <w:gridCol w:w="4287"/>
        <w:gridCol w:w="64"/>
      </w:tblGrid>
      <w:tr w:rsidR="00084242" w14:paraId="7221DA5B" w14:textId="77777777" w:rsidTr="00084242">
        <w:trPr>
          <w:gridAfter w:val="1"/>
          <w:wAfter w:w="60" w:type="dxa"/>
        </w:trPr>
        <w:tc>
          <w:tcPr>
            <w:tcW w:w="9360" w:type="dxa"/>
            <w:gridSpan w:val="2"/>
          </w:tcPr>
          <w:p w14:paraId="361791A3" w14:textId="613BC795" w:rsidR="00084242" w:rsidRDefault="00084242">
            <w:pPr>
              <w:spacing w:line="360" w:lineRule="auto"/>
              <w:jc w:val="both"/>
              <w:rPr>
                <w:b/>
                <w:bCs/>
              </w:rPr>
            </w:pPr>
            <w:r>
              <w:rPr>
                <w:noProof/>
              </w:rPr>
              <mc:AlternateContent>
                <mc:Choice Requires="wps">
                  <w:drawing>
                    <wp:anchor distT="0" distB="0" distL="114300" distR="114300" simplePos="0" relativeHeight="251661312" behindDoc="0" locked="0" layoutInCell="1" allowOverlap="1" wp14:anchorId="71D258B9" wp14:editId="1FD8F500">
                      <wp:simplePos x="0" y="0"/>
                      <wp:positionH relativeFrom="column">
                        <wp:posOffset>0</wp:posOffset>
                      </wp:positionH>
                      <wp:positionV relativeFrom="paragraph">
                        <wp:posOffset>145415</wp:posOffset>
                      </wp:positionV>
                      <wp:extent cx="5829300" cy="0"/>
                      <wp:effectExtent l="0" t="0" r="19050" b="19050"/>
                      <wp:wrapNone/>
                      <wp:docPr id="1946507068" name="Straight Connector 19465070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B7C3FF" id="Straight Connector 194650706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45pt" to="45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" strokeweight="1pt"/>
                  </w:pict>
                </mc:Fallback>
              </mc:AlternateContent>
            </w:r>
          </w:p>
          <w:p w14:paraId="413AE345" w14:textId="77777777" w:rsidR="00084242" w:rsidRDefault="00084242">
            <w:pPr>
              <w:spacing w:line="360" w:lineRule="auto"/>
              <w:jc w:val="both"/>
              <w:rPr>
                <w:b/>
                <w:bCs/>
              </w:rPr>
            </w:pPr>
            <w:r>
              <w:rPr>
                <w:b/>
                <w:bCs/>
              </w:rPr>
              <w:t xml:space="preserve">                         </w:t>
            </w:r>
          </w:p>
          <w:p w14:paraId="0B2DABBB" w14:textId="77777777" w:rsidR="00084242" w:rsidRDefault="00084242">
            <w:pPr>
              <w:spacing w:line="360" w:lineRule="auto"/>
              <w:jc w:val="both"/>
              <w:rPr>
                <w:b/>
                <w:bCs/>
                <w:caps/>
                <w:u w:val="single"/>
              </w:rPr>
            </w:pPr>
            <w:r>
              <w:rPr>
                <w:b/>
                <w:bCs/>
                <w:caps/>
              </w:rPr>
              <w:t>Project Supervisor</w:t>
            </w:r>
          </w:p>
        </w:tc>
      </w:tr>
      <w:tr w:rsidR="00084242" w14:paraId="25AABD79" w14:textId="77777777" w:rsidTr="00084242">
        <w:tc>
          <w:tcPr>
            <w:tcW w:w="9420" w:type="dxa"/>
            <w:gridSpan w:val="3"/>
            <w:hideMark/>
          </w:tcPr>
          <w:p w14:paraId="17C2C275" w14:textId="77777777" w:rsidR="00084242" w:rsidRDefault="00084242">
            <w:pPr>
              <w:spacing w:line="360" w:lineRule="auto"/>
              <w:jc w:val="both"/>
            </w:pPr>
            <w:r>
              <w:t>Comments: ___________________________________________________________________</w:t>
            </w:r>
          </w:p>
        </w:tc>
      </w:tr>
      <w:tr w:rsidR="00084242" w14:paraId="31FE1B04" w14:textId="77777777" w:rsidTr="00084242">
        <w:tc>
          <w:tcPr>
            <w:tcW w:w="9420" w:type="dxa"/>
            <w:gridSpan w:val="3"/>
            <w:hideMark/>
          </w:tcPr>
          <w:p w14:paraId="2233A2ED" w14:textId="77777777" w:rsidR="00084242" w:rsidRDefault="00084242">
            <w:pPr>
              <w:spacing w:line="360" w:lineRule="auto"/>
              <w:jc w:val="both"/>
            </w:pPr>
            <w:r>
              <w:t>_____________________________________________________________________________</w:t>
            </w:r>
          </w:p>
        </w:tc>
      </w:tr>
      <w:tr w:rsidR="00084242" w14:paraId="30DFAD26" w14:textId="77777777" w:rsidTr="00084242">
        <w:tc>
          <w:tcPr>
            <w:tcW w:w="4771" w:type="dxa"/>
          </w:tcPr>
          <w:p w14:paraId="7C5F35C7" w14:textId="77777777" w:rsidR="00084242" w:rsidRDefault="00084242">
            <w:pPr>
              <w:spacing w:line="360" w:lineRule="auto"/>
              <w:jc w:val="both"/>
            </w:pPr>
          </w:p>
          <w:p w14:paraId="6B9EFE83" w14:textId="77777777" w:rsidR="00084242" w:rsidRDefault="00084242">
            <w:pPr>
              <w:spacing w:line="360" w:lineRule="auto"/>
              <w:jc w:val="both"/>
            </w:pPr>
            <w:r>
              <w:t>Name:______________________________</w:t>
            </w:r>
          </w:p>
        </w:tc>
        <w:tc>
          <w:tcPr>
            <w:tcW w:w="4649" w:type="dxa"/>
            <w:gridSpan w:val="2"/>
          </w:tcPr>
          <w:p w14:paraId="4D96E518" w14:textId="77777777" w:rsidR="00084242" w:rsidRDefault="00084242">
            <w:pPr>
              <w:spacing w:line="360" w:lineRule="auto"/>
              <w:jc w:val="center"/>
            </w:pPr>
          </w:p>
        </w:tc>
      </w:tr>
      <w:tr w:rsidR="00084242" w14:paraId="2B583F59" w14:textId="77777777" w:rsidTr="00084242">
        <w:tc>
          <w:tcPr>
            <w:tcW w:w="4771" w:type="dxa"/>
            <w:hideMark/>
          </w:tcPr>
          <w:p w14:paraId="10026612" w14:textId="77777777" w:rsidR="00084242" w:rsidRDefault="00084242">
            <w:pPr>
              <w:spacing w:line="360" w:lineRule="auto"/>
              <w:jc w:val="both"/>
            </w:pPr>
            <w:r>
              <w:t>Date:_______________________________</w:t>
            </w:r>
          </w:p>
        </w:tc>
        <w:tc>
          <w:tcPr>
            <w:tcW w:w="4649" w:type="dxa"/>
            <w:gridSpan w:val="2"/>
            <w:hideMark/>
          </w:tcPr>
          <w:p w14:paraId="47127D28" w14:textId="77777777" w:rsidR="00084242" w:rsidRDefault="00084242">
            <w:pPr>
              <w:spacing w:line="360" w:lineRule="auto"/>
              <w:jc w:val="both"/>
            </w:pPr>
            <w:r>
              <w:t>Signature:__________________________</w:t>
            </w:r>
          </w:p>
        </w:tc>
      </w:tr>
    </w:tbl>
    <w:p w14:paraId="73830EAC" w14:textId="77777777" w:rsidR="00084242" w:rsidRDefault="00084242" w:rsidP="00084242">
      <w:pPr>
        <w:spacing w:line="360" w:lineRule="auto"/>
        <w:jc w:val="both"/>
        <w:rPr>
          <w:rFonts w:ascii="Calibri" w:hAnsi="Calibri" w:cs="Calibri"/>
          <w:b/>
          <w:bCs/>
          <w:lang/>
        </w:rPr>
      </w:pPr>
    </w:p>
    <w:p w14:paraId="05D6D86B" w14:textId="799AC962" w:rsidR="00084242" w:rsidRDefault="00084242" w:rsidP="00084242">
      <w:pPr>
        <w:spacing w:line="360" w:lineRule="auto"/>
        <w:jc w:val="both"/>
        <w:rPr>
          <w:b/>
          <w:bCs/>
        </w:rPr>
      </w:pPr>
      <w:r>
        <w:rPr>
          <w:noProof/>
        </w:rPr>
        <mc:AlternateContent>
          <mc:Choice Requires="wps">
            <w:drawing>
              <wp:anchor distT="0" distB="0" distL="114300" distR="114300" simplePos="0" relativeHeight="251660288" behindDoc="0" locked="0" layoutInCell="1" allowOverlap="1" wp14:anchorId="2DA29A42" wp14:editId="27A82B88">
                <wp:simplePos x="0" y="0"/>
                <wp:positionH relativeFrom="column">
                  <wp:posOffset>-114300</wp:posOffset>
                </wp:positionH>
                <wp:positionV relativeFrom="paragraph">
                  <wp:posOffset>158115</wp:posOffset>
                </wp:positionV>
                <wp:extent cx="5829300" cy="0"/>
                <wp:effectExtent l="0" t="0" r="19050" b="19050"/>
                <wp:wrapNone/>
                <wp:docPr id="1601726691" name="Straight Connector 16017266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D6EFB5" id="Straight Connector 160172669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2.45pt" to="450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" strokeweight="1pt"/>
            </w:pict>
          </mc:Fallback>
        </mc:AlternateContent>
      </w:r>
      <w:r>
        <w:rPr>
          <w:b/>
          <w:bCs/>
        </w:rPr>
        <w:t xml:space="preserve">  </w:t>
      </w:r>
    </w:p>
    <w:tbl>
      <w:tblPr>
        <w:tblW w:w="9420" w:type="dxa"/>
        <w:tblLook w:val="01E0" w:firstRow="1" w:lastRow="1" w:firstColumn="1" w:lastColumn="1" w:noHBand="0" w:noVBand="0"/>
      </w:tblPr>
      <w:tblGrid>
        <w:gridCol w:w="4797"/>
        <w:gridCol w:w="4659"/>
      </w:tblGrid>
      <w:tr w:rsidR="00084242" w14:paraId="15680344" w14:textId="77777777" w:rsidTr="00084242">
        <w:tc>
          <w:tcPr>
            <w:tcW w:w="9420" w:type="dxa"/>
            <w:gridSpan w:val="2"/>
          </w:tcPr>
          <w:p w14:paraId="1E394522" w14:textId="77777777" w:rsidR="00084242" w:rsidRDefault="00084242">
            <w:pPr>
              <w:spacing w:line="360" w:lineRule="auto"/>
              <w:jc w:val="both"/>
              <w:rPr>
                <w:b/>
                <w:bCs/>
                <w:caps/>
              </w:rPr>
            </w:pPr>
          </w:p>
          <w:p w14:paraId="161DEF0A" w14:textId="77777777" w:rsidR="00084242" w:rsidRDefault="00084242">
            <w:pPr>
              <w:spacing w:line="360" w:lineRule="auto"/>
              <w:jc w:val="both"/>
              <w:rPr>
                <w:b/>
                <w:bCs/>
              </w:rPr>
            </w:pPr>
            <w:r>
              <w:rPr>
                <w:b/>
                <w:bCs/>
                <w:caps/>
              </w:rPr>
              <w:t>Project Manager</w:t>
            </w:r>
          </w:p>
        </w:tc>
      </w:tr>
      <w:tr w:rsidR="00084242" w14:paraId="2D744D04" w14:textId="77777777" w:rsidTr="00084242">
        <w:tc>
          <w:tcPr>
            <w:tcW w:w="9420" w:type="dxa"/>
            <w:gridSpan w:val="2"/>
            <w:hideMark/>
          </w:tcPr>
          <w:p w14:paraId="5251F6C2" w14:textId="77777777" w:rsidR="00084242" w:rsidRDefault="00084242">
            <w:pPr>
              <w:spacing w:line="360" w:lineRule="auto"/>
              <w:jc w:val="both"/>
            </w:pPr>
            <w:r>
              <w:t>Comments: ___________________________________________________________________</w:t>
            </w:r>
          </w:p>
        </w:tc>
      </w:tr>
      <w:tr w:rsidR="00084242" w14:paraId="6A569788" w14:textId="77777777" w:rsidTr="00084242">
        <w:tc>
          <w:tcPr>
            <w:tcW w:w="9420" w:type="dxa"/>
            <w:gridSpan w:val="2"/>
            <w:hideMark/>
          </w:tcPr>
          <w:p w14:paraId="61BB5271" w14:textId="77777777" w:rsidR="00084242" w:rsidRDefault="00084242">
            <w:pPr>
              <w:spacing w:line="360" w:lineRule="auto"/>
              <w:jc w:val="both"/>
            </w:pPr>
            <w:r>
              <w:t>_____________________________________________________________________________</w:t>
            </w:r>
          </w:p>
        </w:tc>
      </w:tr>
      <w:tr w:rsidR="00084242" w14:paraId="1B07A6A1" w14:textId="77777777" w:rsidTr="00084242">
        <w:tc>
          <w:tcPr>
            <w:tcW w:w="4777" w:type="dxa"/>
          </w:tcPr>
          <w:p w14:paraId="17003E7C" w14:textId="77777777" w:rsidR="00084242" w:rsidRDefault="00084242">
            <w:pPr>
              <w:spacing w:line="360" w:lineRule="auto"/>
              <w:jc w:val="both"/>
            </w:pPr>
          </w:p>
        </w:tc>
        <w:tc>
          <w:tcPr>
            <w:tcW w:w="4643" w:type="dxa"/>
          </w:tcPr>
          <w:p w14:paraId="7F69DB1B" w14:textId="77777777" w:rsidR="00084242" w:rsidRDefault="00084242">
            <w:pPr>
              <w:spacing w:line="360" w:lineRule="auto"/>
              <w:jc w:val="center"/>
            </w:pPr>
          </w:p>
        </w:tc>
      </w:tr>
      <w:tr w:rsidR="00084242" w14:paraId="11A7FDDF" w14:textId="77777777" w:rsidTr="00084242">
        <w:tc>
          <w:tcPr>
            <w:tcW w:w="4777" w:type="dxa"/>
            <w:hideMark/>
          </w:tcPr>
          <w:p w14:paraId="0F901FDF" w14:textId="77777777" w:rsidR="00084242" w:rsidRDefault="00084242">
            <w:pPr>
              <w:spacing w:line="360" w:lineRule="auto"/>
              <w:jc w:val="both"/>
            </w:pPr>
            <w:r>
              <w:t>Date:_______________________________</w:t>
            </w:r>
          </w:p>
        </w:tc>
        <w:tc>
          <w:tcPr>
            <w:tcW w:w="4643" w:type="dxa"/>
            <w:hideMark/>
          </w:tcPr>
          <w:p w14:paraId="27235606" w14:textId="77777777" w:rsidR="00084242" w:rsidRDefault="00084242">
            <w:pPr>
              <w:spacing w:line="360" w:lineRule="auto"/>
              <w:jc w:val="both"/>
            </w:pPr>
            <w:r>
              <w:t>Signature:__________________________</w:t>
            </w:r>
          </w:p>
        </w:tc>
      </w:tr>
    </w:tbl>
    <w:p w14:paraId="74C317BE" w14:textId="77777777" w:rsidR="00084242" w:rsidRDefault="00084242" w:rsidP="00084242">
      <w:pPr>
        <w:spacing w:line="360" w:lineRule="auto"/>
        <w:jc w:val="both"/>
        <w:rPr>
          <w:rFonts w:ascii="Calibri" w:hAnsi="Calibri" w:cs="Calibri"/>
          <w:lang/>
        </w:rPr>
      </w:pPr>
    </w:p>
    <w:tbl>
      <w:tblPr>
        <w:tblW w:w="9420" w:type="dxa"/>
        <w:tblLook w:val="01E0" w:firstRow="1" w:lastRow="1" w:firstColumn="1" w:lastColumn="1" w:noHBand="0" w:noVBand="0"/>
      </w:tblPr>
      <w:tblGrid>
        <w:gridCol w:w="4797"/>
        <w:gridCol w:w="4659"/>
      </w:tblGrid>
      <w:tr w:rsidR="00084242" w14:paraId="4F8FE4FD" w14:textId="77777777" w:rsidTr="00084242">
        <w:tc>
          <w:tcPr>
            <w:tcW w:w="9420" w:type="dxa"/>
            <w:gridSpan w:val="2"/>
          </w:tcPr>
          <w:p w14:paraId="7B72DC04" w14:textId="77777777" w:rsidR="00084242" w:rsidRDefault="00084242">
            <w:pPr>
              <w:spacing w:line="360" w:lineRule="auto"/>
              <w:jc w:val="both"/>
              <w:rPr>
                <w:b/>
                <w:bCs/>
              </w:rPr>
            </w:pPr>
          </w:p>
          <w:p w14:paraId="006F795F" w14:textId="77777777" w:rsidR="00084242" w:rsidRDefault="00084242">
            <w:pPr>
              <w:spacing w:line="360" w:lineRule="auto"/>
              <w:jc w:val="both"/>
              <w:rPr>
                <w:b/>
                <w:bCs/>
                <w:caps/>
              </w:rPr>
            </w:pPr>
            <w:r>
              <w:rPr>
                <w:b/>
                <w:bCs/>
                <w:caps/>
              </w:rPr>
              <w:t>Head of the Department</w:t>
            </w:r>
          </w:p>
        </w:tc>
      </w:tr>
      <w:tr w:rsidR="00084242" w14:paraId="53A12BFB" w14:textId="77777777" w:rsidTr="00084242">
        <w:tc>
          <w:tcPr>
            <w:tcW w:w="9420" w:type="dxa"/>
            <w:gridSpan w:val="2"/>
            <w:hideMark/>
          </w:tcPr>
          <w:p w14:paraId="5E508F95" w14:textId="77777777" w:rsidR="00084242" w:rsidRDefault="00084242">
            <w:pPr>
              <w:spacing w:line="360" w:lineRule="auto"/>
              <w:jc w:val="both"/>
            </w:pPr>
            <w:r>
              <w:t>Comments: ___________________________________________________________________</w:t>
            </w:r>
          </w:p>
        </w:tc>
      </w:tr>
      <w:tr w:rsidR="00084242" w14:paraId="38255585" w14:textId="77777777" w:rsidTr="00084242">
        <w:tc>
          <w:tcPr>
            <w:tcW w:w="9420" w:type="dxa"/>
            <w:gridSpan w:val="2"/>
            <w:hideMark/>
          </w:tcPr>
          <w:p w14:paraId="692128C1" w14:textId="77777777" w:rsidR="00084242" w:rsidRDefault="00084242">
            <w:pPr>
              <w:spacing w:line="360" w:lineRule="auto"/>
              <w:jc w:val="both"/>
            </w:pPr>
            <w:r>
              <w:t>_____________________________________________________________________________</w:t>
            </w:r>
          </w:p>
        </w:tc>
      </w:tr>
      <w:tr w:rsidR="00084242" w14:paraId="110605D9" w14:textId="77777777" w:rsidTr="00084242">
        <w:tc>
          <w:tcPr>
            <w:tcW w:w="4777" w:type="dxa"/>
          </w:tcPr>
          <w:p w14:paraId="0B4EAE41" w14:textId="77777777" w:rsidR="00084242" w:rsidRDefault="00084242">
            <w:pPr>
              <w:spacing w:line="360" w:lineRule="auto"/>
              <w:jc w:val="both"/>
            </w:pPr>
          </w:p>
        </w:tc>
        <w:tc>
          <w:tcPr>
            <w:tcW w:w="4643" w:type="dxa"/>
          </w:tcPr>
          <w:p w14:paraId="647FAC68" w14:textId="77777777" w:rsidR="00084242" w:rsidRDefault="00084242">
            <w:pPr>
              <w:spacing w:line="360" w:lineRule="auto"/>
              <w:jc w:val="center"/>
            </w:pPr>
          </w:p>
        </w:tc>
      </w:tr>
      <w:tr w:rsidR="00084242" w14:paraId="75C1B4AC" w14:textId="77777777" w:rsidTr="00084242">
        <w:tc>
          <w:tcPr>
            <w:tcW w:w="4777" w:type="dxa"/>
            <w:hideMark/>
          </w:tcPr>
          <w:p w14:paraId="2F1B172C" w14:textId="77777777" w:rsidR="00084242" w:rsidRDefault="00084242">
            <w:pPr>
              <w:spacing w:line="360" w:lineRule="auto"/>
              <w:jc w:val="both"/>
            </w:pPr>
            <w:r>
              <w:t>Date:_______________________________</w:t>
            </w:r>
          </w:p>
        </w:tc>
        <w:tc>
          <w:tcPr>
            <w:tcW w:w="4643" w:type="dxa"/>
            <w:hideMark/>
          </w:tcPr>
          <w:p w14:paraId="3D54B572" w14:textId="77777777" w:rsidR="00084242" w:rsidRDefault="00084242">
            <w:pPr>
              <w:spacing w:line="360" w:lineRule="auto"/>
              <w:jc w:val="both"/>
            </w:pPr>
            <w:r>
              <w:t>Signature:__________________________</w:t>
            </w:r>
          </w:p>
        </w:tc>
      </w:tr>
    </w:tbl>
    <w:p w14:paraId="233D17A8" w14:textId="77777777" w:rsidR="00084242" w:rsidRDefault="00084242" w:rsidP="00084242">
      <w:pPr>
        <w:spacing w:line="360" w:lineRule="auto"/>
        <w:jc w:val="both"/>
        <w:rPr>
          <w:rFonts w:ascii="Calibri" w:hAnsi="Calibri" w:cs="Calibri"/>
          <w:lang/>
        </w:rPr>
      </w:pPr>
    </w:p>
    <w:p w14:paraId="79C15488" w14:textId="77777777" w:rsidR="00084242" w:rsidRDefault="00084242" w:rsidP="00084242">
      <w:pPr>
        <w:spacing w:line="360" w:lineRule="auto"/>
        <w:jc w:val="both"/>
      </w:pPr>
    </w:p>
    <w:p w14:paraId="08D4D0B5" w14:textId="77777777" w:rsidR="00084242" w:rsidRDefault="00084242" w:rsidP="00084242">
      <w:pPr>
        <w:spacing w:line="360" w:lineRule="auto"/>
        <w:jc w:val="both"/>
      </w:pPr>
    </w:p>
    <w:p w14:paraId="6757676C" w14:textId="77777777" w:rsidR="00084242" w:rsidRDefault="00084242" w:rsidP="00084242">
      <w:pPr>
        <w:spacing w:before="120" w:after="120"/>
      </w:pPr>
      <w:r>
        <w:rPr>
          <w:b/>
          <w:bCs/>
        </w:rPr>
        <w:t>APPROVAL</w:t>
      </w:r>
    </w:p>
    <w:p w14:paraId="0FA501EC" w14:textId="77777777" w:rsidR="00084242" w:rsidRDefault="00084242" w:rsidP="00F73F59">
      <w:pPr>
        <w:spacing w:after="240"/>
        <w:jc w:val="center"/>
        <w:rPr>
          <w:b/>
          <w:bCs/>
          <w:sz w:val="36"/>
          <w:szCs w:val="36"/>
        </w:rPr>
      </w:pPr>
    </w:p>
    <w:p w14:paraId="2B3C6A24" w14:textId="77777777" w:rsidR="00BE2FDE" w:rsidRDefault="00BE2FDE" w:rsidP="00F73F59">
      <w:pPr>
        <w:spacing w:after="240"/>
        <w:jc w:val="center"/>
        <w:rPr>
          <w:b/>
          <w:bCs/>
          <w:sz w:val="36"/>
          <w:szCs w:val="36"/>
        </w:rPr>
      </w:pPr>
    </w:p>
    <w:p w14:paraId="077B4190" w14:textId="77777777" w:rsidR="00BE2FDE" w:rsidRDefault="00BE2FDE" w:rsidP="00BE2FDE">
      <w:pPr>
        <w:pStyle w:val="Heading1"/>
        <w:rPr>
          <w:rFonts w:eastAsia="Calibri"/>
        </w:rPr>
      </w:pPr>
      <w:r>
        <w:rPr>
          <w:rFonts w:eastAsia="Calibri"/>
        </w:rPr>
        <w:t>Dedication</w:t>
      </w:r>
    </w:p>
    <w:p w14:paraId="1E8EF859" w14:textId="77777777" w:rsidR="00BE2FDE" w:rsidRDefault="00BE2FDE" w:rsidP="00BE2FDE">
      <w:pPr>
        <w:rPr>
          <w:rFonts w:eastAsia="Calibri"/>
        </w:rPr>
      </w:pPr>
    </w:p>
    <w:p w14:paraId="6DDA294C" w14:textId="77777777" w:rsidR="00BE2FDE" w:rsidRDefault="00BE2FDE" w:rsidP="00BE2FDE">
      <w:pPr>
        <w:spacing w:line="360" w:lineRule="auto"/>
        <w:jc w:val="both"/>
      </w:pPr>
      <w:r>
        <w:rPr>
          <w:i/>
          <w:iCs/>
        </w:rPr>
        <w:t>This work is dedicated to my . . . . . .</w:t>
      </w:r>
    </w:p>
    <w:p w14:paraId="13C00E09" w14:textId="77777777" w:rsidR="00BE2FDE" w:rsidRDefault="00BE2FDE" w:rsidP="00F73F59">
      <w:pPr>
        <w:spacing w:after="240"/>
        <w:jc w:val="center"/>
        <w:rPr>
          <w:b/>
          <w:bCs/>
          <w:sz w:val="36"/>
          <w:szCs w:val="36"/>
        </w:rPr>
      </w:pPr>
    </w:p>
    <w:p w14:paraId="3438A674" w14:textId="77777777" w:rsidR="00BE2FDE" w:rsidRDefault="00BE2FDE" w:rsidP="00F73F59">
      <w:pPr>
        <w:spacing w:after="240"/>
        <w:jc w:val="center"/>
        <w:rPr>
          <w:b/>
          <w:bCs/>
          <w:sz w:val="36"/>
          <w:szCs w:val="36"/>
        </w:rPr>
      </w:pPr>
    </w:p>
    <w:p w14:paraId="028973EA" w14:textId="77777777" w:rsidR="00BE2FDE" w:rsidRDefault="00BE2FDE" w:rsidP="00F73F59">
      <w:pPr>
        <w:spacing w:after="240"/>
        <w:jc w:val="center"/>
        <w:rPr>
          <w:b/>
          <w:bCs/>
          <w:sz w:val="36"/>
          <w:szCs w:val="36"/>
        </w:rPr>
      </w:pPr>
    </w:p>
    <w:p w14:paraId="1F06F951" w14:textId="77777777" w:rsidR="00BE2FDE" w:rsidRDefault="00BE2FDE" w:rsidP="00F73F59">
      <w:pPr>
        <w:spacing w:after="240"/>
        <w:jc w:val="center"/>
        <w:rPr>
          <w:b/>
          <w:bCs/>
          <w:sz w:val="36"/>
          <w:szCs w:val="36"/>
        </w:rPr>
      </w:pPr>
    </w:p>
    <w:p w14:paraId="77659EE1" w14:textId="77777777" w:rsidR="00BE2FDE" w:rsidRDefault="00BE2FDE" w:rsidP="00F73F59">
      <w:pPr>
        <w:spacing w:after="240"/>
        <w:jc w:val="center"/>
        <w:rPr>
          <w:b/>
          <w:bCs/>
          <w:sz w:val="36"/>
          <w:szCs w:val="36"/>
        </w:rPr>
      </w:pPr>
    </w:p>
    <w:p w14:paraId="369C7B9B" w14:textId="77777777" w:rsidR="00BE2FDE" w:rsidRDefault="00BE2FDE" w:rsidP="00F73F59">
      <w:pPr>
        <w:spacing w:after="240"/>
        <w:jc w:val="center"/>
        <w:rPr>
          <w:b/>
          <w:bCs/>
          <w:sz w:val="36"/>
          <w:szCs w:val="36"/>
        </w:rPr>
      </w:pPr>
    </w:p>
    <w:p w14:paraId="5E2CF1C7" w14:textId="77777777" w:rsidR="00BE2FDE" w:rsidRDefault="00BE2FDE" w:rsidP="00F73F59">
      <w:pPr>
        <w:spacing w:after="240"/>
        <w:jc w:val="center"/>
        <w:rPr>
          <w:b/>
          <w:bCs/>
          <w:sz w:val="36"/>
          <w:szCs w:val="36"/>
        </w:rPr>
      </w:pPr>
    </w:p>
    <w:p w14:paraId="297823D7" w14:textId="77777777" w:rsidR="00BE2FDE" w:rsidRDefault="00BE2FDE" w:rsidP="00F73F59">
      <w:pPr>
        <w:spacing w:after="240"/>
        <w:jc w:val="center"/>
        <w:rPr>
          <w:b/>
          <w:bCs/>
          <w:sz w:val="36"/>
          <w:szCs w:val="36"/>
        </w:rPr>
      </w:pPr>
    </w:p>
    <w:p w14:paraId="3401BA8F" w14:textId="77777777" w:rsidR="00BE2FDE" w:rsidRDefault="00BE2FDE" w:rsidP="00F73F59">
      <w:pPr>
        <w:spacing w:after="240"/>
        <w:jc w:val="center"/>
        <w:rPr>
          <w:b/>
          <w:bCs/>
          <w:sz w:val="36"/>
          <w:szCs w:val="36"/>
        </w:rPr>
      </w:pPr>
    </w:p>
    <w:p w14:paraId="5A8FE847" w14:textId="77777777" w:rsidR="00BE2FDE" w:rsidRDefault="00BE2FDE" w:rsidP="00F73F59">
      <w:pPr>
        <w:spacing w:after="240"/>
        <w:jc w:val="center"/>
        <w:rPr>
          <w:b/>
          <w:bCs/>
          <w:sz w:val="36"/>
          <w:szCs w:val="36"/>
        </w:rPr>
      </w:pPr>
    </w:p>
    <w:p w14:paraId="49D14381" w14:textId="77777777" w:rsidR="00BE2FDE" w:rsidRDefault="00BE2FDE" w:rsidP="00F73F59">
      <w:pPr>
        <w:spacing w:after="240"/>
        <w:jc w:val="center"/>
        <w:rPr>
          <w:b/>
          <w:bCs/>
          <w:sz w:val="36"/>
          <w:szCs w:val="36"/>
        </w:rPr>
      </w:pPr>
    </w:p>
    <w:p w14:paraId="1383E97A" w14:textId="77777777" w:rsidR="00BE2FDE" w:rsidRDefault="00BE2FDE" w:rsidP="00F73F59">
      <w:pPr>
        <w:spacing w:after="240"/>
        <w:jc w:val="center"/>
        <w:rPr>
          <w:b/>
          <w:bCs/>
          <w:sz w:val="36"/>
          <w:szCs w:val="36"/>
        </w:rPr>
      </w:pPr>
    </w:p>
    <w:p w14:paraId="628502A1" w14:textId="77777777" w:rsidR="00BE2FDE" w:rsidRDefault="00BE2FDE" w:rsidP="00F73F59">
      <w:pPr>
        <w:spacing w:after="240"/>
        <w:jc w:val="center"/>
        <w:rPr>
          <w:b/>
          <w:bCs/>
          <w:sz w:val="36"/>
          <w:szCs w:val="36"/>
        </w:rPr>
      </w:pPr>
    </w:p>
    <w:p w14:paraId="4C0C9EBE" w14:textId="77777777" w:rsidR="00BE2FDE" w:rsidRDefault="00BE2FDE" w:rsidP="00F73F59">
      <w:pPr>
        <w:spacing w:after="240"/>
        <w:jc w:val="center"/>
        <w:rPr>
          <w:b/>
          <w:bCs/>
          <w:sz w:val="36"/>
          <w:szCs w:val="36"/>
        </w:rPr>
      </w:pPr>
    </w:p>
    <w:p w14:paraId="688F054D" w14:textId="77777777" w:rsidR="00BE2FDE" w:rsidRDefault="00BE2FDE" w:rsidP="00F73F59">
      <w:pPr>
        <w:spacing w:after="240"/>
        <w:jc w:val="center"/>
        <w:rPr>
          <w:b/>
          <w:bCs/>
          <w:sz w:val="36"/>
          <w:szCs w:val="36"/>
        </w:rPr>
      </w:pPr>
    </w:p>
    <w:p w14:paraId="73DE2FB0" w14:textId="77777777" w:rsidR="00BE2FDE" w:rsidRDefault="00BE2FDE" w:rsidP="00F73F59">
      <w:pPr>
        <w:spacing w:after="240"/>
        <w:jc w:val="center"/>
        <w:rPr>
          <w:b/>
          <w:bCs/>
          <w:sz w:val="36"/>
          <w:szCs w:val="36"/>
        </w:rPr>
      </w:pPr>
    </w:p>
    <w:p w14:paraId="606DCD5C" w14:textId="77777777" w:rsidR="00BE2FDE" w:rsidRDefault="00BE2FDE" w:rsidP="00BE2FDE">
      <w:pPr>
        <w:pStyle w:val="Heading1"/>
        <w:rPr>
          <w:rFonts w:eastAsia="Calibri"/>
        </w:rPr>
      </w:pPr>
      <w:r>
        <w:rPr>
          <w:rFonts w:eastAsia="Calibri"/>
        </w:rPr>
        <w:lastRenderedPageBreak/>
        <w:t>Acknowledgements</w:t>
      </w:r>
    </w:p>
    <w:p w14:paraId="6F6C252D" w14:textId="77777777" w:rsidR="00BE2FDE" w:rsidRDefault="00BE2FDE" w:rsidP="00BE2FDE">
      <w:pPr>
        <w:rPr>
          <w:rFonts w:eastAsia="Calibri"/>
        </w:rPr>
      </w:pPr>
    </w:p>
    <w:p w14:paraId="22DB18A0" w14:textId="77777777" w:rsidR="00BE2FDE" w:rsidRDefault="00BE2FDE" w:rsidP="00BE2FDE">
      <w:pPr>
        <w:spacing w:line="360" w:lineRule="auto"/>
        <w:jc w:val="both"/>
      </w:pPr>
      <w:r>
        <w:t>I am really thankful to my supervisor who has . . . . . . . . . .</w:t>
      </w:r>
    </w:p>
    <w:p w14:paraId="7EEBFD92" w14:textId="77777777" w:rsidR="00BE2FDE" w:rsidRDefault="00BE2FDE" w:rsidP="00F73F59">
      <w:pPr>
        <w:spacing w:after="240"/>
        <w:jc w:val="center"/>
        <w:rPr>
          <w:b/>
          <w:bCs/>
          <w:sz w:val="36"/>
          <w:szCs w:val="36"/>
        </w:rPr>
      </w:pPr>
    </w:p>
    <w:p w14:paraId="4DBB104E" w14:textId="77777777" w:rsidR="00BE2FDE" w:rsidRDefault="00BE2FDE" w:rsidP="00F73F59">
      <w:pPr>
        <w:spacing w:after="240"/>
        <w:jc w:val="center"/>
        <w:rPr>
          <w:b/>
          <w:bCs/>
          <w:sz w:val="36"/>
          <w:szCs w:val="36"/>
        </w:rPr>
      </w:pPr>
    </w:p>
    <w:p w14:paraId="5B9312D8" w14:textId="77777777" w:rsidR="00BE2FDE" w:rsidRDefault="00BE2FDE" w:rsidP="00F73F59">
      <w:pPr>
        <w:spacing w:after="240"/>
        <w:jc w:val="center"/>
        <w:rPr>
          <w:b/>
          <w:bCs/>
          <w:sz w:val="36"/>
          <w:szCs w:val="36"/>
        </w:rPr>
      </w:pPr>
    </w:p>
    <w:p w14:paraId="412EB8C6" w14:textId="77777777" w:rsidR="00BE2FDE" w:rsidRDefault="00BE2FDE" w:rsidP="00F73F59">
      <w:pPr>
        <w:spacing w:after="240"/>
        <w:jc w:val="center"/>
        <w:rPr>
          <w:b/>
          <w:bCs/>
          <w:sz w:val="36"/>
          <w:szCs w:val="36"/>
        </w:rPr>
      </w:pPr>
    </w:p>
    <w:p w14:paraId="69E67EE0" w14:textId="77777777" w:rsidR="00BE2FDE" w:rsidRDefault="00BE2FDE" w:rsidP="00F73F59">
      <w:pPr>
        <w:spacing w:after="240"/>
        <w:jc w:val="center"/>
        <w:rPr>
          <w:b/>
          <w:bCs/>
          <w:sz w:val="36"/>
          <w:szCs w:val="36"/>
        </w:rPr>
      </w:pPr>
    </w:p>
    <w:p w14:paraId="3A692428" w14:textId="77777777" w:rsidR="00BE2FDE" w:rsidRDefault="00BE2FDE" w:rsidP="00F73F59">
      <w:pPr>
        <w:spacing w:after="240"/>
        <w:jc w:val="center"/>
        <w:rPr>
          <w:b/>
          <w:bCs/>
          <w:sz w:val="36"/>
          <w:szCs w:val="36"/>
        </w:rPr>
      </w:pPr>
    </w:p>
    <w:p w14:paraId="391FC0E0" w14:textId="77777777" w:rsidR="00BE2FDE" w:rsidRDefault="00BE2FDE" w:rsidP="00F73F59">
      <w:pPr>
        <w:spacing w:after="240"/>
        <w:jc w:val="center"/>
        <w:rPr>
          <w:b/>
          <w:bCs/>
          <w:sz w:val="36"/>
          <w:szCs w:val="36"/>
        </w:rPr>
      </w:pPr>
    </w:p>
    <w:p w14:paraId="405F973C" w14:textId="77777777" w:rsidR="00BE2FDE" w:rsidRDefault="00BE2FDE" w:rsidP="00F73F59">
      <w:pPr>
        <w:spacing w:after="240"/>
        <w:jc w:val="center"/>
        <w:rPr>
          <w:b/>
          <w:bCs/>
          <w:sz w:val="36"/>
          <w:szCs w:val="36"/>
        </w:rPr>
      </w:pPr>
    </w:p>
    <w:p w14:paraId="22AE8E3A" w14:textId="77777777" w:rsidR="00BE2FDE" w:rsidRDefault="00BE2FDE" w:rsidP="00F73F59">
      <w:pPr>
        <w:spacing w:after="240"/>
        <w:jc w:val="center"/>
        <w:rPr>
          <w:b/>
          <w:bCs/>
          <w:sz w:val="36"/>
          <w:szCs w:val="36"/>
        </w:rPr>
      </w:pPr>
    </w:p>
    <w:p w14:paraId="419CE550" w14:textId="77777777" w:rsidR="00BE2FDE" w:rsidRDefault="00BE2FDE" w:rsidP="00F73F59">
      <w:pPr>
        <w:spacing w:after="240"/>
        <w:jc w:val="center"/>
        <w:rPr>
          <w:b/>
          <w:bCs/>
          <w:sz w:val="36"/>
          <w:szCs w:val="36"/>
        </w:rPr>
      </w:pPr>
    </w:p>
    <w:p w14:paraId="353AF545" w14:textId="77777777" w:rsidR="00BE2FDE" w:rsidRDefault="00BE2FDE" w:rsidP="00F73F59">
      <w:pPr>
        <w:spacing w:after="240"/>
        <w:jc w:val="center"/>
        <w:rPr>
          <w:b/>
          <w:bCs/>
          <w:sz w:val="36"/>
          <w:szCs w:val="36"/>
        </w:rPr>
      </w:pPr>
    </w:p>
    <w:p w14:paraId="1E68715A" w14:textId="77777777" w:rsidR="00BE2FDE" w:rsidRDefault="00BE2FDE" w:rsidP="00F73F59">
      <w:pPr>
        <w:spacing w:after="240"/>
        <w:jc w:val="center"/>
        <w:rPr>
          <w:b/>
          <w:bCs/>
          <w:sz w:val="36"/>
          <w:szCs w:val="36"/>
        </w:rPr>
      </w:pPr>
    </w:p>
    <w:p w14:paraId="0D443D70" w14:textId="77777777" w:rsidR="00BE2FDE" w:rsidRDefault="00BE2FDE" w:rsidP="00F73F59">
      <w:pPr>
        <w:spacing w:after="240"/>
        <w:jc w:val="center"/>
        <w:rPr>
          <w:b/>
          <w:bCs/>
          <w:sz w:val="36"/>
          <w:szCs w:val="36"/>
        </w:rPr>
      </w:pPr>
    </w:p>
    <w:p w14:paraId="032077AB" w14:textId="77777777" w:rsidR="00BE2FDE" w:rsidRDefault="00BE2FDE" w:rsidP="00F73F59">
      <w:pPr>
        <w:spacing w:after="240"/>
        <w:jc w:val="center"/>
        <w:rPr>
          <w:b/>
          <w:bCs/>
          <w:sz w:val="36"/>
          <w:szCs w:val="36"/>
        </w:rPr>
      </w:pPr>
    </w:p>
    <w:p w14:paraId="4C25641C" w14:textId="77777777" w:rsidR="00BE2FDE" w:rsidRDefault="00BE2FDE" w:rsidP="00F73F59">
      <w:pPr>
        <w:spacing w:after="240"/>
        <w:jc w:val="center"/>
        <w:rPr>
          <w:b/>
          <w:bCs/>
          <w:sz w:val="36"/>
          <w:szCs w:val="36"/>
        </w:rPr>
      </w:pPr>
    </w:p>
    <w:p w14:paraId="77F9C99D" w14:textId="77777777" w:rsidR="00BE2FDE" w:rsidRDefault="00BE2FDE" w:rsidP="00F73F59">
      <w:pPr>
        <w:spacing w:after="240"/>
        <w:jc w:val="center"/>
        <w:rPr>
          <w:b/>
          <w:bCs/>
          <w:sz w:val="36"/>
          <w:szCs w:val="36"/>
        </w:rPr>
      </w:pPr>
    </w:p>
    <w:p w14:paraId="330F9C59" w14:textId="77777777" w:rsidR="00BE2FDE" w:rsidRDefault="00BE2FDE" w:rsidP="00F73F59">
      <w:pPr>
        <w:spacing w:after="240"/>
        <w:jc w:val="center"/>
        <w:rPr>
          <w:b/>
          <w:bCs/>
          <w:sz w:val="36"/>
          <w:szCs w:val="36"/>
        </w:rPr>
      </w:pPr>
    </w:p>
    <w:p w14:paraId="2288B07A" w14:textId="77777777" w:rsidR="00BE2FDE" w:rsidRDefault="00BE2FDE" w:rsidP="00F73F59">
      <w:pPr>
        <w:spacing w:after="240"/>
        <w:jc w:val="center"/>
        <w:rPr>
          <w:b/>
          <w:bCs/>
          <w:sz w:val="36"/>
          <w:szCs w:val="36"/>
        </w:rPr>
      </w:pPr>
    </w:p>
    <w:p w14:paraId="76BD1D82" w14:textId="77777777" w:rsidR="00C02439" w:rsidRDefault="00C02439" w:rsidP="00C02439">
      <w:pPr>
        <w:pStyle w:val="Heading1"/>
        <w:rPr>
          <w:rFonts w:eastAsia="Calibri"/>
        </w:rPr>
      </w:pPr>
      <w:r>
        <w:rPr>
          <w:rFonts w:eastAsia="Calibri"/>
        </w:rPr>
        <w:lastRenderedPageBreak/>
        <w:t>Executive Summary</w:t>
      </w:r>
    </w:p>
    <w:p w14:paraId="5021EB54" w14:textId="77777777" w:rsidR="00C02439" w:rsidRDefault="00C02439" w:rsidP="00C02439">
      <w:pPr>
        <w:rPr>
          <w:rFonts w:eastAsia="Calibri"/>
        </w:rPr>
      </w:pPr>
    </w:p>
    <w:p w14:paraId="404DCCF5" w14:textId="77777777" w:rsidR="00C02439" w:rsidRDefault="00C02439" w:rsidP="00C02439">
      <w:pPr>
        <w:spacing w:line="360" w:lineRule="auto"/>
        <w:jc w:val="both"/>
      </w:pPr>
      <w:r>
        <w:t xml:space="preserve">[12 </w:t>
      </w:r>
      <w:proofErr w:type="spellStart"/>
      <w:r>
        <w:t>pt</w:t>
      </w:r>
      <w:proofErr w:type="spellEnd"/>
      <w:r>
        <w:t>, Calibri, Justified]</w:t>
      </w:r>
    </w:p>
    <w:p w14:paraId="03BCABDF" w14:textId="77777777" w:rsidR="00C02439" w:rsidRDefault="00C02439" w:rsidP="00C02439"/>
    <w:p w14:paraId="781A4DD2" w14:textId="77777777" w:rsidR="00C02439" w:rsidRDefault="00C02439" w:rsidP="00C02439">
      <w:pPr>
        <w:spacing w:before="60" w:after="60" w:line="360" w:lineRule="auto"/>
        <w:jc w:val="both"/>
      </w:pPr>
      <w:r>
        <w:rPr>
          <w:i/>
          <w:iCs/>
        </w:rPr>
        <w:t>[Provide a concise one-page overview of the entire project. Include: the problem addressed, the AI/Data Science approach used, the dataset, key results and performance metrics, and the conclusion. The Executive Summary must be self-contained — it should NOT reference other sections of the document and should NOT include citations.]</w:t>
      </w:r>
    </w:p>
    <w:p w14:paraId="32ABE2A4" w14:textId="77777777" w:rsidR="00BE2FDE" w:rsidRDefault="00BE2FDE" w:rsidP="00F73F59">
      <w:pPr>
        <w:spacing w:after="240"/>
        <w:jc w:val="center"/>
        <w:rPr>
          <w:b/>
          <w:bCs/>
          <w:sz w:val="36"/>
          <w:szCs w:val="36"/>
        </w:rPr>
      </w:pPr>
    </w:p>
    <w:p w14:paraId="788EF809" w14:textId="77777777" w:rsidR="00BE2FDE" w:rsidRDefault="00BE2FDE" w:rsidP="00F73F59">
      <w:pPr>
        <w:spacing w:after="240"/>
        <w:jc w:val="center"/>
        <w:rPr>
          <w:b/>
          <w:bCs/>
          <w:sz w:val="36"/>
          <w:szCs w:val="36"/>
        </w:rPr>
      </w:pPr>
    </w:p>
    <w:p w14:paraId="7B58D1BF" w14:textId="77777777" w:rsidR="001068DC" w:rsidRDefault="001068DC" w:rsidP="00F73F59">
      <w:pPr>
        <w:spacing w:after="240"/>
        <w:jc w:val="center"/>
        <w:rPr>
          <w:b/>
          <w:bCs/>
          <w:sz w:val="36"/>
          <w:szCs w:val="36"/>
        </w:rPr>
      </w:pPr>
    </w:p>
    <w:p w14:paraId="778D42FE" w14:textId="77777777" w:rsidR="001068DC" w:rsidRDefault="001068DC" w:rsidP="00F73F59">
      <w:pPr>
        <w:spacing w:after="240"/>
        <w:jc w:val="center"/>
        <w:rPr>
          <w:b/>
          <w:bCs/>
          <w:sz w:val="36"/>
          <w:szCs w:val="36"/>
        </w:rPr>
      </w:pPr>
    </w:p>
    <w:p w14:paraId="71B46CB8" w14:textId="77777777" w:rsidR="001068DC" w:rsidRDefault="001068DC" w:rsidP="00F73F59">
      <w:pPr>
        <w:spacing w:after="240"/>
        <w:jc w:val="center"/>
        <w:rPr>
          <w:b/>
          <w:bCs/>
          <w:sz w:val="36"/>
          <w:szCs w:val="36"/>
        </w:rPr>
      </w:pPr>
    </w:p>
    <w:p w14:paraId="334FA746" w14:textId="77777777" w:rsidR="001068DC" w:rsidRDefault="001068DC" w:rsidP="00F73F59">
      <w:pPr>
        <w:spacing w:after="240"/>
        <w:jc w:val="center"/>
        <w:rPr>
          <w:b/>
          <w:bCs/>
          <w:sz w:val="36"/>
          <w:szCs w:val="36"/>
        </w:rPr>
      </w:pPr>
    </w:p>
    <w:p w14:paraId="32E3E979" w14:textId="77777777" w:rsidR="001068DC" w:rsidRDefault="001068DC" w:rsidP="00F73F59">
      <w:pPr>
        <w:spacing w:after="240"/>
        <w:jc w:val="center"/>
        <w:rPr>
          <w:b/>
          <w:bCs/>
          <w:sz w:val="36"/>
          <w:szCs w:val="36"/>
        </w:rPr>
      </w:pPr>
    </w:p>
    <w:p w14:paraId="7081F15A" w14:textId="77777777" w:rsidR="001068DC" w:rsidRDefault="001068DC" w:rsidP="00F73F59">
      <w:pPr>
        <w:spacing w:after="240"/>
        <w:jc w:val="center"/>
        <w:rPr>
          <w:b/>
          <w:bCs/>
          <w:sz w:val="36"/>
          <w:szCs w:val="36"/>
        </w:rPr>
      </w:pPr>
    </w:p>
    <w:p w14:paraId="5E3E2883" w14:textId="77777777" w:rsidR="001068DC" w:rsidRDefault="001068DC" w:rsidP="00F73F59">
      <w:pPr>
        <w:spacing w:after="240"/>
        <w:jc w:val="center"/>
        <w:rPr>
          <w:b/>
          <w:bCs/>
          <w:sz w:val="36"/>
          <w:szCs w:val="36"/>
        </w:rPr>
      </w:pPr>
    </w:p>
    <w:p w14:paraId="62C3FFFF" w14:textId="77777777" w:rsidR="001068DC" w:rsidRDefault="001068DC" w:rsidP="00F73F59">
      <w:pPr>
        <w:spacing w:after="240"/>
        <w:jc w:val="center"/>
        <w:rPr>
          <w:b/>
          <w:bCs/>
          <w:sz w:val="36"/>
          <w:szCs w:val="36"/>
        </w:rPr>
      </w:pPr>
    </w:p>
    <w:p w14:paraId="3B3A6D61" w14:textId="77777777" w:rsidR="001068DC" w:rsidRDefault="001068DC" w:rsidP="00F73F59">
      <w:pPr>
        <w:spacing w:after="240"/>
        <w:jc w:val="center"/>
        <w:rPr>
          <w:b/>
          <w:bCs/>
          <w:sz w:val="36"/>
          <w:szCs w:val="36"/>
        </w:rPr>
      </w:pPr>
    </w:p>
    <w:p w14:paraId="62AFB158" w14:textId="77777777" w:rsidR="001068DC" w:rsidRDefault="001068DC" w:rsidP="00F73F59">
      <w:pPr>
        <w:spacing w:after="240"/>
        <w:jc w:val="center"/>
        <w:rPr>
          <w:b/>
          <w:bCs/>
          <w:sz w:val="36"/>
          <w:szCs w:val="36"/>
        </w:rPr>
      </w:pPr>
    </w:p>
    <w:p w14:paraId="51E127E2" w14:textId="77777777" w:rsidR="001068DC" w:rsidRDefault="001068DC" w:rsidP="00F73F59">
      <w:pPr>
        <w:spacing w:after="240"/>
        <w:jc w:val="center"/>
        <w:rPr>
          <w:b/>
          <w:bCs/>
          <w:sz w:val="36"/>
          <w:szCs w:val="36"/>
        </w:rPr>
      </w:pPr>
    </w:p>
    <w:p w14:paraId="3C860D6B" w14:textId="77777777" w:rsidR="001068DC" w:rsidRDefault="001068DC" w:rsidP="00F73F59">
      <w:pPr>
        <w:spacing w:after="240"/>
        <w:jc w:val="center"/>
        <w:rPr>
          <w:b/>
          <w:bCs/>
          <w:sz w:val="36"/>
          <w:szCs w:val="36"/>
        </w:rPr>
      </w:pPr>
    </w:p>
    <w:p w14:paraId="2F096B11" w14:textId="77777777" w:rsidR="00E03334" w:rsidRDefault="00E03334" w:rsidP="00E03334">
      <w:pPr>
        <w:pStyle w:val="Heading1"/>
        <w:rPr>
          <w:rFonts w:eastAsia="Calibri"/>
        </w:rPr>
      </w:pPr>
      <w:r>
        <w:rPr>
          <w:rFonts w:eastAsia="Calibri"/>
        </w:rPr>
        <w:lastRenderedPageBreak/>
        <w:t>Table of Contents</w:t>
      </w:r>
    </w:p>
    <w:p w14:paraId="6127A7F9" w14:textId="77777777" w:rsidR="00F05B5B" w:rsidRDefault="00F05B5B" w:rsidP="00F05B5B">
      <w:pPr>
        <w:tabs>
          <w:tab w:val="right" w:pos="8640"/>
        </w:tabs>
        <w:spacing w:before="30" w:after="30"/>
      </w:pPr>
      <w:r>
        <w:rPr>
          <w:sz w:val="22"/>
          <w:szCs w:val="22"/>
        </w:rPr>
        <w:t>Dedication</w:t>
      </w:r>
      <w:r>
        <w:rPr>
          <w:sz w:val="22"/>
          <w:szCs w:val="22"/>
        </w:rPr>
        <w:tab/>
      </w:r>
      <w:proofErr w:type="gramStart"/>
      <w:r>
        <w:rPr>
          <w:sz w:val="22"/>
          <w:szCs w:val="22"/>
        </w:rPr>
        <w:t>iv</w:t>
      </w:r>
      <w:proofErr w:type="gramEnd"/>
    </w:p>
    <w:p w14:paraId="4963F3F1" w14:textId="77777777" w:rsidR="00F05B5B" w:rsidRDefault="00F05B5B" w:rsidP="00F05B5B">
      <w:pPr>
        <w:tabs>
          <w:tab w:val="right" w:pos="8640"/>
        </w:tabs>
        <w:spacing w:before="30" w:after="30"/>
      </w:pPr>
      <w:r>
        <w:rPr>
          <w:sz w:val="22"/>
          <w:szCs w:val="22"/>
        </w:rPr>
        <w:t>Acknowledgements</w:t>
      </w:r>
      <w:r>
        <w:rPr>
          <w:sz w:val="22"/>
          <w:szCs w:val="22"/>
        </w:rPr>
        <w:tab/>
        <w:t>v</w:t>
      </w:r>
    </w:p>
    <w:p w14:paraId="1A924164" w14:textId="77777777" w:rsidR="00F05B5B" w:rsidRDefault="00F05B5B" w:rsidP="00F05B5B">
      <w:pPr>
        <w:tabs>
          <w:tab w:val="right" w:pos="8640"/>
        </w:tabs>
        <w:spacing w:before="30" w:after="30"/>
      </w:pPr>
      <w:r>
        <w:rPr>
          <w:sz w:val="22"/>
          <w:szCs w:val="22"/>
        </w:rPr>
        <w:t>Executive Summary</w:t>
      </w:r>
      <w:r>
        <w:rPr>
          <w:sz w:val="22"/>
          <w:szCs w:val="22"/>
        </w:rPr>
        <w:tab/>
      </w:r>
      <w:proofErr w:type="gramStart"/>
      <w:r>
        <w:rPr>
          <w:sz w:val="22"/>
          <w:szCs w:val="22"/>
        </w:rPr>
        <w:t>vi</w:t>
      </w:r>
      <w:proofErr w:type="gramEnd"/>
    </w:p>
    <w:p w14:paraId="77E34ED3" w14:textId="77777777" w:rsidR="00F05B5B" w:rsidRDefault="00F05B5B" w:rsidP="00F05B5B">
      <w:pPr>
        <w:tabs>
          <w:tab w:val="right" w:pos="8640"/>
        </w:tabs>
        <w:spacing w:before="30" w:after="30"/>
      </w:pPr>
      <w:r>
        <w:rPr>
          <w:sz w:val="22"/>
          <w:szCs w:val="22"/>
        </w:rPr>
        <w:t>Table of Contents</w:t>
      </w:r>
      <w:r>
        <w:rPr>
          <w:sz w:val="22"/>
          <w:szCs w:val="22"/>
        </w:rPr>
        <w:tab/>
        <w:t>vii</w:t>
      </w:r>
    </w:p>
    <w:p w14:paraId="6653E904" w14:textId="77777777" w:rsidR="00F05B5B" w:rsidRDefault="00F05B5B" w:rsidP="00F05B5B">
      <w:pPr>
        <w:tabs>
          <w:tab w:val="right" w:pos="8640"/>
        </w:tabs>
        <w:spacing w:before="30" w:after="30"/>
      </w:pPr>
      <w:r>
        <w:rPr>
          <w:sz w:val="22"/>
          <w:szCs w:val="22"/>
        </w:rPr>
        <w:t>List of Figures</w:t>
      </w:r>
      <w:r>
        <w:rPr>
          <w:sz w:val="22"/>
          <w:szCs w:val="22"/>
        </w:rPr>
        <w:tab/>
        <w:t>ix</w:t>
      </w:r>
    </w:p>
    <w:p w14:paraId="3C1F1BBD" w14:textId="77777777" w:rsidR="00F05B5B" w:rsidRDefault="00F05B5B" w:rsidP="00F05B5B">
      <w:pPr>
        <w:tabs>
          <w:tab w:val="right" w:pos="8640"/>
        </w:tabs>
        <w:spacing w:before="30" w:after="30"/>
      </w:pPr>
      <w:r>
        <w:rPr>
          <w:sz w:val="22"/>
          <w:szCs w:val="22"/>
        </w:rPr>
        <w:t>List of Tables</w:t>
      </w:r>
      <w:r>
        <w:rPr>
          <w:sz w:val="22"/>
          <w:szCs w:val="22"/>
        </w:rPr>
        <w:tab/>
        <w:t>x</w:t>
      </w:r>
    </w:p>
    <w:p w14:paraId="107800F9" w14:textId="22462525" w:rsidR="00F05B5B" w:rsidRDefault="00F05B5B" w:rsidP="00F05B5B">
      <w:pPr>
        <w:tabs>
          <w:tab w:val="right" w:pos="8640"/>
        </w:tabs>
        <w:spacing w:before="30" w:after="30"/>
        <w:rPr>
          <w:sz w:val="22"/>
          <w:szCs w:val="22"/>
        </w:rPr>
      </w:pPr>
      <w:r>
        <w:rPr>
          <w:sz w:val="22"/>
          <w:szCs w:val="22"/>
        </w:rPr>
        <w:t>List of Abbreviations</w:t>
      </w:r>
      <w:r>
        <w:rPr>
          <w:sz w:val="22"/>
          <w:szCs w:val="22"/>
        </w:rPr>
        <w:tab/>
        <w:t>xi</w:t>
      </w:r>
    </w:p>
    <w:p w14:paraId="780BCB6A" w14:textId="63932225" w:rsidR="00F05B5B" w:rsidRDefault="00F05B5B" w:rsidP="00F05B5B">
      <w:pPr>
        <w:tabs>
          <w:tab w:val="right" w:pos="8640"/>
        </w:tabs>
        <w:spacing w:before="30" w:after="30"/>
        <w:rPr>
          <w:sz w:val="22"/>
          <w:szCs w:val="22"/>
        </w:rPr>
      </w:pPr>
    </w:p>
    <w:p w14:paraId="1E91E3D9" w14:textId="77777777" w:rsidR="00F05B5B" w:rsidRDefault="00F05B5B" w:rsidP="00F05B5B">
      <w:pPr>
        <w:tabs>
          <w:tab w:val="right" w:pos="8640"/>
        </w:tabs>
        <w:spacing w:before="30" w:after="30"/>
      </w:pPr>
    </w:p>
    <w:p w14:paraId="3A4C48B1" w14:textId="77777777" w:rsidR="00F05B5B" w:rsidRDefault="00F05B5B" w:rsidP="00F05B5B">
      <w:pPr>
        <w:tabs>
          <w:tab w:val="right" w:pos="8640"/>
        </w:tabs>
        <w:spacing w:before="30" w:after="30"/>
      </w:pPr>
      <w:r>
        <w:rPr>
          <w:b/>
          <w:bCs/>
          <w:sz w:val="22"/>
          <w:szCs w:val="22"/>
        </w:rPr>
        <w:t>Chapter 1</w:t>
      </w:r>
      <w:r>
        <w:rPr>
          <w:b/>
          <w:bCs/>
          <w:sz w:val="22"/>
          <w:szCs w:val="22"/>
        </w:rPr>
        <w:tab/>
        <w:t>1</w:t>
      </w:r>
    </w:p>
    <w:p w14:paraId="1B8D88F7" w14:textId="43DA0EE1" w:rsidR="00F05B5B" w:rsidRDefault="00F05B5B" w:rsidP="00F05B5B">
      <w:pPr>
        <w:tabs>
          <w:tab w:val="right" w:pos="8640"/>
        </w:tabs>
        <w:spacing w:before="30" w:after="30"/>
        <w:rPr>
          <w:sz w:val="22"/>
          <w:szCs w:val="22"/>
        </w:rPr>
      </w:pPr>
      <w:r>
        <w:rPr>
          <w:sz w:val="22"/>
          <w:szCs w:val="22"/>
        </w:rPr>
        <w:t>Introduction</w:t>
      </w:r>
      <w:r>
        <w:rPr>
          <w:sz w:val="22"/>
          <w:szCs w:val="22"/>
        </w:rPr>
        <w:tab/>
        <w:t>1</w:t>
      </w:r>
    </w:p>
    <w:p w14:paraId="1F79A661" w14:textId="54678C79" w:rsidR="009A5533" w:rsidRDefault="009A5533" w:rsidP="00F05B5B">
      <w:pPr>
        <w:tabs>
          <w:tab w:val="right" w:pos="8640"/>
        </w:tabs>
        <w:spacing w:before="30" w:after="30"/>
        <w:rPr>
          <w:sz w:val="22"/>
          <w:szCs w:val="22"/>
        </w:rPr>
      </w:pPr>
    </w:p>
    <w:p w14:paraId="2384D5A0" w14:textId="1233EC27" w:rsidR="009A5533" w:rsidRDefault="009A5533" w:rsidP="00F05B5B">
      <w:pPr>
        <w:tabs>
          <w:tab w:val="right" w:pos="8640"/>
        </w:tabs>
        <w:spacing w:before="30" w:after="30"/>
        <w:rPr>
          <w:sz w:val="22"/>
          <w:szCs w:val="22"/>
        </w:rPr>
      </w:pPr>
    </w:p>
    <w:p w14:paraId="6CF75FEB" w14:textId="4ADDCB73" w:rsidR="009A5533" w:rsidRDefault="009A5533" w:rsidP="00F05B5B">
      <w:pPr>
        <w:tabs>
          <w:tab w:val="right" w:pos="8640"/>
        </w:tabs>
        <w:spacing w:before="30" w:after="30"/>
        <w:rPr>
          <w:sz w:val="22"/>
          <w:szCs w:val="22"/>
        </w:rPr>
      </w:pPr>
    </w:p>
    <w:p w14:paraId="39D2CAF4" w14:textId="4FE15849" w:rsidR="009A5533" w:rsidRDefault="009A5533" w:rsidP="00F05B5B">
      <w:pPr>
        <w:tabs>
          <w:tab w:val="right" w:pos="8640"/>
        </w:tabs>
        <w:spacing w:before="30" w:after="30"/>
        <w:rPr>
          <w:sz w:val="22"/>
          <w:szCs w:val="22"/>
        </w:rPr>
      </w:pPr>
    </w:p>
    <w:p w14:paraId="1304CEE1" w14:textId="6F478F16" w:rsidR="009A5533" w:rsidRDefault="009A5533" w:rsidP="00F05B5B">
      <w:pPr>
        <w:tabs>
          <w:tab w:val="right" w:pos="8640"/>
        </w:tabs>
        <w:spacing w:before="30" w:after="30"/>
        <w:rPr>
          <w:sz w:val="22"/>
          <w:szCs w:val="22"/>
        </w:rPr>
      </w:pPr>
    </w:p>
    <w:p w14:paraId="274931C9" w14:textId="3CC2614F" w:rsidR="009A5533" w:rsidRDefault="009A5533" w:rsidP="00F05B5B">
      <w:pPr>
        <w:tabs>
          <w:tab w:val="right" w:pos="8640"/>
        </w:tabs>
        <w:spacing w:before="30" w:after="30"/>
        <w:rPr>
          <w:sz w:val="22"/>
          <w:szCs w:val="22"/>
        </w:rPr>
      </w:pPr>
    </w:p>
    <w:p w14:paraId="081BD9FC" w14:textId="0C17726A" w:rsidR="009A5533" w:rsidRDefault="009A5533" w:rsidP="00F05B5B">
      <w:pPr>
        <w:tabs>
          <w:tab w:val="right" w:pos="8640"/>
        </w:tabs>
        <w:spacing w:before="30" w:after="30"/>
        <w:rPr>
          <w:sz w:val="22"/>
          <w:szCs w:val="22"/>
        </w:rPr>
      </w:pPr>
    </w:p>
    <w:p w14:paraId="7A8CF2CB" w14:textId="1774A240" w:rsidR="009A5533" w:rsidRDefault="009A5533" w:rsidP="00F05B5B">
      <w:pPr>
        <w:tabs>
          <w:tab w:val="right" w:pos="8640"/>
        </w:tabs>
        <w:spacing w:before="30" w:after="30"/>
        <w:rPr>
          <w:sz w:val="22"/>
          <w:szCs w:val="22"/>
        </w:rPr>
      </w:pPr>
    </w:p>
    <w:p w14:paraId="70813B47" w14:textId="2FD8883E" w:rsidR="009A5533" w:rsidRDefault="009A5533" w:rsidP="00F05B5B">
      <w:pPr>
        <w:tabs>
          <w:tab w:val="right" w:pos="8640"/>
        </w:tabs>
        <w:spacing w:before="30" w:after="30"/>
        <w:rPr>
          <w:sz w:val="22"/>
          <w:szCs w:val="22"/>
        </w:rPr>
      </w:pPr>
    </w:p>
    <w:p w14:paraId="20EF8446" w14:textId="3F46F935" w:rsidR="009A5533" w:rsidRDefault="009A5533" w:rsidP="00F05B5B">
      <w:pPr>
        <w:tabs>
          <w:tab w:val="right" w:pos="8640"/>
        </w:tabs>
        <w:spacing w:before="30" w:after="30"/>
        <w:rPr>
          <w:sz w:val="22"/>
          <w:szCs w:val="22"/>
        </w:rPr>
      </w:pPr>
    </w:p>
    <w:p w14:paraId="20D33CA6" w14:textId="09EFE588" w:rsidR="009A5533" w:rsidRDefault="009A5533" w:rsidP="00F05B5B">
      <w:pPr>
        <w:tabs>
          <w:tab w:val="right" w:pos="8640"/>
        </w:tabs>
        <w:spacing w:before="30" w:after="30"/>
        <w:rPr>
          <w:sz w:val="22"/>
          <w:szCs w:val="22"/>
        </w:rPr>
      </w:pPr>
    </w:p>
    <w:p w14:paraId="5345437C" w14:textId="28A3423A" w:rsidR="009A5533" w:rsidRDefault="009A5533" w:rsidP="00F05B5B">
      <w:pPr>
        <w:tabs>
          <w:tab w:val="right" w:pos="8640"/>
        </w:tabs>
        <w:spacing w:before="30" w:after="30"/>
        <w:rPr>
          <w:sz w:val="22"/>
          <w:szCs w:val="22"/>
        </w:rPr>
      </w:pPr>
    </w:p>
    <w:p w14:paraId="1A307660" w14:textId="5FC168DC" w:rsidR="009A5533" w:rsidRDefault="009A5533" w:rsidP="00F05B5B">
      <w:pPr>
        <w:tabs>
          <w:tab w:val="right" w:pos="8640"/>
        </w:tabs>
        <w:spacing w:before="30" w:after="30"/>
        <w:rPr>
          <w:sz w:val="22"/>
          <w:szCs w:val="22"/>
        </w:rPr>
      </w:pPr>
    </w:p>
    <w:p w14:paraId="19E0B50A" w14:textId="3A26A47A" w:rsidR="009A5533" w:rsidRDefault="009A5533" w:rsidP="00F05B5B">
      <w:pPr>
        <w:tabs>
          <w:tab w:val="right" w:pos="8640"/>
        </w:tabs>
        <w:spacing w:before="30" w:after="30"/>
        <w:rPr>
          <w:sz w:val="22"/>
          <w:szCs w:val="22"/>
        </w:rPr>
      </w:pPr>
    </w:p>
    <w:p w14:paraId="7780B4A8" w14:textId="1CC41B3E" w:rsidR="009A5533" w:rsidRDefault="009A5533" w:rsidP="00F05B5B">
      <w:pPr>
        <w:tabs>
          <w:tab w:val="right" w:pos="8640"/>
        </w:tabs>
        <w:spacing w:before="30" w:after="30"/>
        <w:rPr>
          <w:sz w:val="22"/>
          <w:szCs w:val="22"/>
        </w:rPr>
      </w:pPr>
    </w:p>
    <w:p w14:paraId="2A55CDE7" w14:textId="3F04272A" w:rsidR="009A5533" w:rsidRDefault="009A5533" w:rsidP="00F05B5B">
      <w:pPr>
        <w:tabs>
          <w:tab w:val="right" w:pos="8640"/>
        </w:tabs>
        <w:spacing w:before="30" w:after="30"/>
        <w:rPr>
          <w:sz w:val="22"/>
          <w:szCs w:val="22"/>
        </w:rPr>
      </w:pPr>
    </w:p>
    <w:p w14:paraId="1D5F4B61" w14:textId="62CBD4D3" w:rsidR="009A5533" w:rsidRDefault="009A5533" w:rsidP="00F05B5B">
      <w:pPr>
        <w:tabs>
          <w:tab w:val="right" w:pos="8640"/>
        </w:tabs>
        <w:spacing w:before="30" w:after="30"/>
        <w:rPr>
          <w:sz w:val="22"/>
          <w:szCs w:val="22"/>
        </w:rPr>
      </w:pPr>
    </w:p>
    <w:p w14:paraId="40B0815D" w14:textId="59C6BA92" w:rsidR="009A5533" w:rsidRDefault="009A5533" w:rsidP="00F05B5B">
      <w:pPr>
        <w:tabs>
          <w:tab w:val="right" w:pos="8640"/>
        </w:tabs>
        <w:spacing w:before="30" w:after="30"/>
        <w:rPr>
          <w:sz w:val="22"/>
          <w:szCs w:val="22"/>
        </w:rPr>
      </w:pPr>
    </w:p>
    <w:p w14:paraId="37F05A97" w14:textId="42503156" w:rsidR="009A5533" w:rsidRDefault="009A5533" w:rsidP="00F05B5B">
      <w:pPr>
        <w:tabs>
          <w:tab w:val="right" w:pos="8640"/>
        </w:tabs>
        <w:spacing w:before="30" w:after="30"/>
        <w:rPr>
          <w:sz w:val="22"/>
          <w:szCs w:val="22"/>
        </w:rPr>
      </w:pPr>
    </w:p>
    <w:p w14:paraId="1981763A" w14:textId="591AF463" w:rsidR="009A5533" w:rsidRDefault="009A5533" w:rsidP="00F05B5B">
      <w:pPr>
        <w:tabs>
          <w:tab w:val="right" w:pos="8640"/>
        </w:tabs>
        <w:spacing w:before="30" w:after="30"/>
        <w:rPr>
          <w:sz w:val="22"/>
          <w:szCs w:val="22"/>
        </w:rPr>
      </w:pPr>
    </w:p>
    <w:p w14:paraId="7A1E6B2E" w14:textId="267F67D3" w:rsidR="009A5533" w:rsidRDefault="009A5533" w:rsidP="00F05B5B">
      <w:pPr>
        <w:tabs>
          <w:tab w:val="right" w:pos="8640"/>
        </w:tabs>
        <w:spacing w:before="30" w:after="30"/>
        <w:rPr>
          <w:sz w:val="22"/>
          <w:szCs w:val="22"/>
        </w:rPr>
      </w:pPr>
    </w:p>
    <w:p w14:paraId="00BEC680" w14:textId="5E89834B" w:rsidR="009A5533" w:rsidRDefault="009A5533" w:rsidP="00F05B5B">
      <w:pPr>
        <w:tabs>
          <w:tab w:val="right" w:pos="8640"/>
        </w:tabs>
        <w:spacing w:before="30" w:after="30"/>
        <w:rPr>
          <w:sz w:val="22"/>
          <w:szCs w:val="22"/>
        </w:rPr>
      </w:pPr>
    </w:p>
    <w:p w14:paraId="5C7EC46A" w14:textId="6401072D" w:rsidR="009A5533" w:rsidRDefault="009A5533" w:rsidP="00F05B5B">
      <w:pPr>
        <w:tabs>
          <w:tab w:val="right" w:pos="8640"/>
        </w:tabs>
        <w:spacing w:before="30" w:after="30"/>
        <w:rPr>
          <w:sz w:val="22"/>
          <w:szCs w:val="22"/>
        </w:rPr>
      </w:pPr>
    </w:p>
    <w:p w14:paraId="167D3180" w14:textId="643B182A" w:rsidR="009A5533" w:rsidRDefault="009A5533" w:rsidP="00F05B5B">
      <w:pPr>
        <w:tabs>
          <w:tab w:val="right" w:pos="8640"/>
        </w:tabs>
        <w:spacing w:before="30" w:after="30"/>
        <w:rPr>
          <w:sz w:val="22"/>
          <w:szCs w:val="22"/>
        </w:rPr>
      </w:pPr>
    </w:p>
    <w:p w14:paraId="4A1ADEBF" w14:textId="3F48509D" w:rsidR="009A5533" w:rsidRDefault="009A5533" w:rsidP="00F05B5B">
      <w:pPr>
        <w:tabs>
          <w:tab w:val="right" w:pos="8640"/>
        </w:tabs>
        <w:spacing w:before="30" w:after="30"/>
        <w:rPr>
          <w:sz w:val="22"/>
          <w:szCs w:val="22"/>
        </w:rPr>
      </w:pPr>
    </w:p>
    <w:p w14:paraId="544960C4" w14:textId="38431EEE" w:rsidR="009A5533" w:rsidRDefault="009A5533" w:rsidP="00F05B5B">
      <w:pPr>
        <w:tabs>
          <w:tab w:val="right" w:pos="8640"/>
        </w:tabs>
        <w:spacing w:before="30" w:after="30"/>
        <w:rPr>
          <w:sz w:val="22"/>
          <w:szCs w:val="22"/>
        </w:rPr>
      </w:pPr>
    </w:p>
    <w:p w14:paraId="02065C84" w14:textId="39532048" w:rsidR="009A5533" w:rsidRDefault="009A5533" w:rsidP="00F05B5B">
      <w:pPr>
        <w:tabs>
          <w:tab w:val="right" w:pos="8640"/>
        </w:tabs>
        <w:spacing w:before="30" w:after="30"/>
        <w:rPr>
          <w:sz w:val="22"/>
          <w:szCs w:val="22"/>
        </w:rPr>
      </w:pPr>
    </w:p>
    <w:p w14:paraId="450A4CB0" w14:textId="72AA306B" w:rsidR="009A5533" w:rsidRDefault="009A5533" w:rsidP="00F05B5B">
      <w:pPr>
        <w:tabs>
          <w:tab w:val="right" w:pos="8640"/>
        </w:tabs>
        <w:spacing w:before="30" w:after="30"/>
        <w:rPr>
          <w:sz w:val="22"/>
          <w:szCs w:val="22"/>
        </w:rPr>
      </w:pPr>
    </w:p>
    <w:p w14:paraId="061071F6" w14:textId="42383585" w:rsidR="009A5533" w:rsidRDefault="009A5533" w:rsidP="00F05B5B">
      <w:pPr>
        <w:tabs>
          <w:tab w:val="right" w:pos="8640"/>
        </w:tabs>
        <w:spacing w:before="30" w:after="30"/>
        <w:rPr>
          <w:sz w:val="22"/>
          <w:szCs w:val="22"/>
        </w:rPr>
      </w:pPr>
    </w:p>
    <w:p w14:paraId="016A0FAE" w14:textId="575FEBDB" w:rsidR="009A5533" w:rsidRDefault="009A5533" w:rsidP="00F05B5B">
      <w:pPr>
        <w:tabs>
          <w:tab w:val="right" w:pos="8640"/>
        </w:tabs>
        <w:spacing w:before="30" w:after="30"/>
        <w:rPr>
          <w:sz w:val="22"/>
          <w:szCs w:val="22"/>
        </w:rPr>
      </w:pPr>
    </w:p>
    <w:p w14:paraId="15E81D22" w14:textId="66C6A079" w:rsidR="009A5533" w:rsidRDefault="009A5533" w:rsidP="00F05B5B">
      <w:pPr>
        <w:tabs>
          <w:tab w:val="right" w:pos="8640"/>
        </w:tabs>
        <w:spacing w:before="30" w:after="30"/>
        <w:rPr>
          <w:sz w:val="22"/>
          <w:szCs w:val="22"/>
        </w:rPr>
      </w:pPr>
    </w:p>
    <w:p w14:paraId="6D073139" w14:textId="04741063" w:rsidR="009A5533" w:rsidRDefault="009A5533" w:rsidP="00F05B5B">
      <w:pPr>
        <w:tabs>
          <w:tab w:val="right" w:pos="8640"/>
        </w:tabs>
        <w:spacing w:before="30" w:after="30"/>
        <w:rPr>
          <w:sz w:val="22"/>
          <w:szCs w:val="22"/>
        </w:rPr>
      </w:pPr>
    </w:p>
    <w:p w14:paraId="034694B1" w14:textId="77777777" w:rsidR="009A5533" w:rsidRDefault="009A5533" w:rsidP="009A5533">
      <w:pPr>
        <w:pStyle w:val="Heading1"/>
        <w:rPr>
          <w:rFonts w:eastAsia="Calibri"/>
        </w:rPr>
      </w:pPr>
      <w:r>
        <w:rPr>
          <w:rFonts w:eastAsia="Calibri"/>
        </w:rPr>
        <w:lastRenderedPageBreak/>
        <w:t>List of Figures</w:t>
      </w:r>
    </w:p>
    <w:p w14:paraId="45C2F708" w14:textId="77777777" w:rsidR="009A5533" w:rsidRDefault="009A5533" w:rsidP="009A5533">
      <w:pPr>
        <w:rPr>
          <w:rFonts w:eastAsia="Calibri"/>
        </w:rPr>
      </w:pPr>
    </w:p>
    <w:p w14:paraId="638BD89B" w14:textId="77777777" w:rsidR="009A5533" w:rsidRDefault="009A5533" w:rsidP="009A5533">
      <w:pPr>
        <w:tabs>
          <w:tab w:val="right" w:pos="8640"/>
        </w:tabs>
        <w:spacing w:before="40" w:after="40"/>
      </w:pPr>
      <w:proofErr w:type="gramStart"/>
      <w:r>
        <w:rPr>
          <w:sz w:val="22"/>
          <w:szCs w:val="22"/>
        </w:rPr>
        <w:t>1.1  Research</w:t>
      </w:r>
      <w:proofErr w:type="gramEnd"/>
      <w:r>
        <w:rPr>
          <w:sz w:val="22"/>
          <w:szCs w:val="22"/>
        </w:rPr>
        <w:t xml:space="preserve"> workflow / project pipeline diagram</w:t>
      </w:r>
      <w:r>
        <w:rPr>
          <w:sz w:val="22"/>
          <w:szCs w:val="22"/>
        </w:rPr>
        <w:tab/>
        <w:t>3</w:t>
      </w:r>
    </w:p>
    <w:p w14:paraId="070195F8" w14:textId="77777777" w:rsidR="009A5533" w:rsidRDefault="009A5533" w:rsidP="009A5533">
      <w:pPr>
        <w:tabs>
          <w:tab w:val="right" w:pos="8640"/>
        </w:tabs>
        <w:spacing w:before="40" w:after="40"/>
      </w:pPr>
      <w:proofErr w:type="gramStart"/>
      <w:r>
        <w:rPr>
          <w:sz w:val="22"/>
          <w:szCs w:val="22"/>
        </w:rPr>
        <w:t>1.2  Gantt</w:t>
      </w:r>
      <w:proofErr w:type="gramEnd"/>
      <w:r>
        <w:rPr>
          <w:sz w:val="22"/>
          <w:szCs w:val="22"/>
        </w:rPr>
        <w:t xml:space="preserve"> chart for project timeline</w:t>
      </w:r>
      <w:r>
        <w:rPr>
          <w:sz w:val="22"/>
          <w:szCs w:val="22"/>
        </w:rPr>
        <w:tab/>
        <w:t>4</w:t>
      </w:r>
    </w:p>
    <w:p w14:paraId="62E2EE88" w14:textId="77777777" w:rsidR="009A5533" w:rsidRDefault="009A5533" w:rsidP="009A5533">
      <w:pPr>
        <w:tabs>
          <w:tab w:val="right" w:pos="8640"/>
        </w:tabs>
        <w:spacing w:before="40" w:after="40"/>
      </w:pPr>
      <w:proofErr w:type="gramStart"/>
      <w:r>
        <w:rPr>
          <w:sz w:val="22"/>
          <w:szCs w:val="22"/>
        </w:rPr>
        <w:t>3.1  Dataset</w:t>
      </w:r>
      <w:proofErr w:type="gramEnd"/>
      <w:r>
        <w:rPr>
          <w:sz w:val="22"/>
          <w:szCs w:val="22"/>
        </w:rPr>
        <w:t xml:space="preserve"> class/label distribution chart</w:t>
      </w:r>
      <w:r>
        <w:rPr>
          <w:sz w:val="22"/>
          <w:szCs w:val="22"/>
        </w:rPr>
        <w:tab/>
        <w:t>12</w:t>
      </w:r>
    </w:p>
    <w:p w14:paraId="36E5D463" w14:textId="77777777" w:rsidR="009A5533" w:rsidRDefault="009A5533" w:rsidP="009A5533">
      <w:pPr>
        <w:tabs>
          <w:tab w:val="right" w:pos="8640"/>
        </w:tabs>
        <w:spacing w:before="40" w:after="40"/>
      </w:pPr>
      <w:proofErr w:type="gramStart"/>
      <w:r>
        <w:rPr>
          <w:sz w:val="22"/>
          <w:szCs w:val="22"/>
        </w:rPr>
        <w:t>3.2  Data</w:t>
      </w:r>
      <w:proofErr w:type="gramEnd"/>
      <w:r>
        <w:rPr>
          <w:sz w:val="22"/>
          <w:szCs w:val="22"/>
        </w:rPr>
        <w:t xml:space="preserve"> preprocessing pipeline diagram</w:t>
      </w:r>
      <w:r>
        <w:rPr>
          <w:sz w:val="22"/>
          <w:szCs w:val="22"/>
        </w:rPr>
        <w:tab/>
        <w:t>13</w:t>
      </w:r>
    </w:p>
    <w:p w14:paraId="2A11B2E8" w14:textId="77777777" w:rsidR="009A5533" w:rsidRDefault="009A5533" w:rsidP="009A5533">
      <w:pPr>
        <w:tabs>
          <w:tab w:val="right" w:pos="8640"/>
        </w:tabs>
        <w:spacing w:before="40" w:after="40"/>
      </w:pPr>
      <w:proofErr w:type="gramStart"/>
      <w:r>
        <w:rPr>
          <w:sz w:val="22"/>
          <w:szCs w:val="22"/>
        </w:rPr>
        <w:t>3.3  Exploratory</w:t>
      </w:r>
      <w:proofErr w:type="gramEnd"/>
      <w:r>
        <w:rPr>
          <w:sz w:val="22"/>
          <w:szCs w:val="22"/>
        </w:rPr>
        <w:t xml:space="preserve"> Data Analysis plots (correlation </w:t>
      </w:r>
      <w:proofErr w:type="spellStart"/>
      <w:r>
        <w:rPr>
          <w:sz w:val="22"/>
          <w:szCs w:val="22"/>
        </w:rPr>
        <w:t>heatmap</w:t>
      </w:r>
      <w:proofErr w:type="spellEnd"/>
      <w:r>
        <w:rPr>
          <w:sz w:val="22"/>
          <w:szCs w:val="22"/>
        </w:rPr>
        <w:t>, distributions)</w:t>
      </w:r>
      <w:r>
        <w:rPr>
          <w:sz w:val="22"/>
          <w:szCs w:val="22"/>
        </w:rPr>
        <w:tab/>
        <w:t>13</w:t>
      </w:r>
    </w:p>
    <w:p w14:paraId="04093910" w14:textId="77777777" w:rsidR="009A5533" w:rsidRDefault="009A5533" w:rsidP="009A5533">
      <w:pPr>
        <w:tabs>
          <w:tab w:val="right" w:pos="8640"/>
        </w:tabs>
        <w:spacing w:before="40" w:after="40"/>
      </w:pPr>
      <w:proofErr w:type="gramStart"/>
      <w:r>
        <w:rPr>
          <w:sz w:val="22"/>
          <w:szCs w:val="22"/>
        </w:rPr>
        <w:t>4.1  Proposed</w:t>
      </w:r>
      <w:proofErr w:type="gramEnd"/>
      <w:r>
        <w:rPr>
          <w:sz w:val="22"/>
          <w:szCs w:val="22"/>
        </w:rPr>
        <w:t xml:space="preserve"> model / system architecture diagram</w:t>
      </w:r>
      <w:r>
        <w:rPr>
          <w:sz w:val="22"/>
          <w:szCs w:val="22"/>
        </w:rPr>
        <w:tab/>
        <w:t>16</w:t>
      </w:r>
    </w:p>
    <w:p w14:paraId="70DED8ED" w14:textId="77777777" w:rsidR="009A5533" w:rsidRDefault="009A5533" w:rsidP="009A5533">
      <w:pPr>
        <w:tabs>
          <w:tab w:val="right" w:pos="8640"/>
        </w:tabs>
        <w:spacing w:before="40" w:after="40"/>
      </w:pPr>
      <w:proofErr w:type="gramStart"/>
      <w:r>
        <w:rPr>
          <w:sz w:val="22"/>
          <w:szCs w:val="22"/>
        </w:rPr>
        <w:t>4.2  End</w:t>
      </w:r>
      <w:proofErr w:type="gramEnd"/>
      <w:r>
        <w:rPr>
          <w:sz w:val="22"/>
          <w:szCs w:val="22"/>
        </w:rPr>
        <w:t>-to-end ML pipeline / workflow diagram</w:t>
      </w:r>
      <w:r>
        <w:rPr>
          <w:sz w:val="22"/>
          <w:szCs w:val="22"/>
        </w:rPr>
        <w:tab/>
        <w:t>19</w:t>
      </w:r>
    </w:p>
    <w:p w14:paraId="3034EC31" w14:textId="77777777" w:rsidR="009A5533" w:rsidRDefault="009A5533" w:rsidP="009A5533">
      <w:pPr>
        <w:tabs>
          <w:tab w:val="right" w:pos="8640"/>
        </w:tabs>
        <w:spacing w:before="40" w:after="40"/>
      </w:pPr>
      <w:proofErr w:type="gramStart"/>
      <w:r>
        <w:rPr>
          <w:sz w:val="22"/>
          <w:szCs w:val="22"/>
        </w:rPr>
        <w:t>5.1  Training</w:t>
      </w:r>
      <w:proofErr w:type="gramEnd"/>
      <w:r>
        <w:rPr>
          <w:sz w:val="22"/>
          <w:szCs w:val="22"/>
        </w:rPr>
        <w:t xml:space="preserve"> &amp; validation loss curves</w:t>
      </w:r>
      <w:r>
        <w:rPr>
          <w:sz w:val="22"/>
          <w:szCs w:val="22"/>
        </w:rPr>
        <w:tab/>
        <w:t>23</w:t>
      </w:r>
    </w:p>
    <w:p w14:paraId="7955E372" w14:textId="77777777" w:rsidR="009A5533" w:rsidRDefault="009A5533" w:rsidP="009A5533">
      <w:pPr>
        <w:tabs>
          <w:tab w:val="right" w:pos="8640"/>
        </w:tabs>
        <w:spacing w:before="40" w:after="40"/>
      </w:pPr>
      <w:proofErr w:type="gramStart"/>
      <w:r>
        <w:rPr>
          <w:sz w:val="22"/>
          <w:szCs w:val="22"/>
        </w:rPr>
        <w:t>5.2  Training</w:t>
      </w:r>
      <w:proofErr w:type="gramEnd"/>
      <w:r>
        <w:rPr>
          <w:sz w:val="22"/>
          <w:szCs w:val="22"/>
        </w:rPr>
        <w:t xml:space="preserve"> &amp; validation accuracy curves</w:t>
      </w:r>
      <w:r>
        <w:rPr>
          <w:sz w:val="22"/>
          <w:szCs w:val="22"/>
        </w:rPr>
        <w:tab/>
        <w:t>23</w:t>
      </w:r>
    </w:p>
    <w:p w14:paraId="6F038FD6" w14:textId="77777777" w:rsidR="009A5533" w:rsidRDefault="009A5533" w:rsidP="009A5533">
      <w:pPr>
        <w:tabs>
          <w:tab w:val="right" w:pos="8640"/>
        </w:tabs>
        <w:spacing w:before="40" w:after="40"/>
      </w:pPr>
      <w:proofErr w:type="gramStart"/>
      <w:r>
        <w:rPr>
          <w:sz w:val="22"/>
          <w:szCs w:val="22"/>
        </w:rPr>
        <w:t>6.1  Confusion</w:t>
      </w:r>
      <w:proofErr w:type="gramEnd"/>
      <w:r>
        <w:rPr>
          <w:sz w:val="22"/>
          <w:szCs w:val="22"/>
        </w:rPr>
        <w:t xml:space="preserve"> matrix</w:t>
      </w:r>
      <w:r>
        <w:rPr>
          <w:sz w:val="22"/>
          <w:szCs w:val="22"/>
        </w:rPr>
        <w:tab/>
        <w:t>27</w:t>
      </w:r>
    </w:p>
    <w:p w14:paraId="76B1F5A8" w14:textId="77777777" w:rsidR="009A5533" w:rsidRDefault="009A5533" w:rsidP="009A5533">
      <w:pPr>
        <w:tabs>
          <w:tab w:val="right" w:pos="8640"/>
        </w:tabs>
        <w:spacing w:before="40" w:after="40"/>
      </w:pPr>
      <w:proofErr w:type="gramStart"/>
      <w:r>
        <w:rPr>
          <w:sz w:val="22"/>
          <w:szCs w:val="22"/>
        </w:rPr>
        <w:t>6.2  ROC</w:t>
      </w:r>
      <w:proofErr w:type="gramEnd"/>
      <w:r>
        <w:rPr>
          <w:sz w:val="22"/>
          <w:szCs w:val="22"/>
        </w:rPr>
        <w:t xml:space="preserve"> / AUC curve</w:t>
      </w:r>
      <w:r>
        <w:rPr>
          <w:sz w:val="22"/>
          <w:szCs w:val="22"/>
        </w:rPr>
        <w:tab/>
        <w:t>27</w:t>
      </w:r>
    </w:p>
    <w:p w14:paraId="242A240C" w14:textId="77777777" w:rsidR="009A5533" w:rsidRDefault="009A5533" w:rsidP="009A5533">
      <w:pPr>
        <w:tabs>
          <w:tab w:val="right" w:pos="8640"/>
        </w:tabs>
        <w:spacing w:before="40" w:after="40"/>
      </w:pPr>
      <w:proofErr w:type="gramStart"/>
      <w:r>
        <w:rPr>
          <w:sz w:val="22"/>
          <w:szCs w:val="22"/>
        </w:rPr>
        <w:t>6.3  Sample</w:t>
      </w:r>
      <w:proofErr w:type="gramEnd"/>
      <w:r>
        <w:rPr>
          <w:sz w:val="22"/>
          <w:szCs w:val="22"/>
        </w:rPr>
        <w:t xml:space="preserve"> predictions / output visualizations</w:t>
      </w:r>
      <w:r>
        <w:rPr>
          <w:sz w:val="22"/>
          <w:szCs w:val="22"/>
        </w:rPr>
        <w:tab/>
        <w:t>28</w:t>
      </w:r>
    </w:p>
    <w:p w14:paraId="7FB59721" w14:textId="77777777" w:rsidR="009A5533" w:rsidRDefault="009A5533" w:rsidP="009A5533">
      <w:r>
        <w:br w:type="page"/>
      </w:r>
    </w:p>
    <w:p w14:paraId="7473C4B9" w14:textId="77777777" w:rsidR="009A5533" w:rsidRDefault="009A5533" w:rsidP="009A5533">
      <w:pPr>
        <w:pStyle w:val="Heading1"/>
        <w:rPr>
          <w:rFonts w:eastAsia="Calibri"/>
        </w:rPr>
      </w:pPr>
      <w:r>
        <w:rPr>
          <w:rFonts w:eastAsia="Calibri"/>
        </w:rPr>
        <w:lastRenderedPageBreak/>
        <w:t>List of Tables</w:t>
      </w:r>
    </w:p>
    <w:p w14:paraId="184ED13D" w14:textId="77777777" w:rsidR="009A5533" w:rsidRDefault="009A5533" w:rsidP="009A5533">
      <w:pPr>
        <w:rPr>
          <w:rFonts w:eastAsia="Calibri"/>
        </w:rPr>
      </w:pPr>
    </w:p>
    <w:p w14:paraId="22BDD785" w14:textId="77777777" w:rsidR="009A5533" w:rsidRDefault="009A5533" w:rsidP="009A5533">
      <w:pPr>
        <w:tabs>
          <w:tab w:val="right" w:pos="8640"/>
        </w:tabs>
        <w:spacing w:before="40" w:after="40"/>
      </w:pPr>
      <w:proofErr w:type="gramStart"/>
      <w:r>
        <w:rPr>
          <w:sz w:val="22"/>
          <w:szCs w:val="22"/>
        </w:rPr>
        <w:t>2.1  Summary</w:t>
      </w:r>
      <w:proofErr w:type="gramEnd"/>
      <w:r>
        <w:rPr>
          <w:sz w:val="22"/>
          <w:szCs w:val="22"/>
        </w:rPr>
        <w:t xml:space="preserve"> of related works comparison table</w:t>
      </w:r>
      <w:r>
        <w:rPr>
          <w:sz w:val="22"/>
          <w:szCs w:val="22"/>
        </w:rPr>
        <w:tab/>
        <w:t>6</w:t>
      </w:r>
    </w:p>
    <w:p w14:paraId="6801D24B" w14:textId="77777777" w:rsidR="009A5533" w:rsidRDefault="009A5533" w:rsidP="009A5533">
      <w:pPr>
        <w:tabs>
          <w:tab w:val="right" w:pos="8640"/>
        </w:tabs>
        <w:spacing w:before="40" w:after="40"/>
      </w:pPr>
      <w:proofErr w:type="gramStart"/>
      <w:r>
        <w:rPr>
          <w:sz w:val="22"/>
          <w:szCs w:val="22"/>
        </w:rPr>
        <w:t>3.1  Dataset</w:t>
      </w:r>
      <w:proofErr w:type="gramEnd"/>
      <w:r>
        <w:rPr>
          <w:sz w:val="22"/>
          <w:szCs w:val="22"/>
        </w:rPr>
        <w:t xml:space="preserve"> statistics and description</w:t>
      </w:r>
      <w:r>
        <w:rPr>
          <w:sz w:val="22"/>
          <w:szCs w:val="22"/>
        </w:rPr>
        <w:tab/>
        <w:t>11</w:t>
      </w:r>
    </w:p>
    <w:p w14:paraId="28ED844E" w14:textId="77777777" w:rsidR="009A5533" w:rsidRDefault="009A5533" w:rsidP="009A5533">
      <w:pPr>
        <w:tabs>
          <w:tab w:val="right" w:pos="8640"/>
        </w:tabs>
        <w:spacing w:before="40" w:after="40"/>
      </w:pPr>
      <w:proofErr w:type="gramStart"/>
      <w:r>
        <w:rPr>
          <w:sz w:val="22"/>
          <w:szCs w:val="22"/>
        </w:rPr>
        <w:t>3.2  Selected</w:t>
      </w:r>
      <w:proofErr w:type="gramEnd"/>
      <w:r>
        <w:rPr>
          <w:sz w:val="22"/>
          <w:szCs w:val="22"/>
        </w:rPr>
        <w:t xml:space="preserve"> features and their descriptions</w:t>
      </w:r>
      <w:r>
        <w:rPr>
          <w:sz w:val="22"/>
          <w:szCs w:val="22"/>
        </w:rPr>
        <w:tab/>
        <w:t>13</w:t>
      </w:r>
    </w:p>
    <w:p w14:paraId="3AF95DE2" w14:textId="77777777" w:rsidR="009A5533" w:rsidRDefault="009A5533" w:rsidP="009A5533">
      <w:pPr>
        <w:tabs>
          <w:tab w:val="right" w:pos="8640"/>
        </w:tabs>
        <w:spacing w:before="40" w:after="40"/>
      </w:pPr>
      <w:proofErr w:type="gramStart"/>
      <w:r>
        <w:rPr>
          <w:sz w:val="22"/>
          <w:szCs w:val="22"/>
        </w:rPr>
        <w:t xml:space="preserve">4.1  </w:t>
      </w:r>
      <w:proofErr w:type="spellStart"/>
      <w:r>
        <w:rPr>
          <w:sz w:val="22"/>
          <w:szCs w:val="22"/>
        </w:rPr>
        <w:t>Hyperparameter</w:t>
      </w:r>
      <w:proofErr w:type="spellEnd"/>
      <w:proofErr w:type="gramEnd"/>
      <w:r>
        <w:rPr>
          <w:sz w:val="22"/>
          <w:szCs w:val="22"/>
        </w:rPr>
        <w:t xml:space="preserve"> configuration table</w:t>
      </w:r>
      <w:r>
        <w:rPr>
          <w:sz w:val="22"/>
          <w:szCs w:val="22"/>
        </w:rPr>
        <w:tab/>
        <w:t>18</w:t>
      </w:r>
    </w:p>
    <w:p w14:paraId="0B936DC3" w14:textId="77777777" w:rsidR="009A5533" w:rsidRDefault="009A5533" w:rsidP="009A5533">
      <w:pPr>
        <w:tabs>
          <w:tab w:val="right" w:pos="8640"/>
        </w:tabs>
        <w:spacing w:before="40" w:after="40"/>
      </w:pPr>
      <w:proofErr w:type="gramStart"/>
      <w:r>
        <w:rPr>
          <w:sz w:val="22"/>
          <w:szCs w:val="22"/>
        </w:rPr>
        <w:t>5.1  Evaluation</w:t>
      </w:r>
      <w:proofErr w:type="gramEnd"/>
      <w:r>
        <w:rPr>
          <w:sz w:val="22"/>
          <w:szCs w:val="22"/>
        </w:rPr>
        <w:t xml:space="preserve"> metrics used and their formulas</w:t>
      </w:r>
      <w:r>
        <w:rPr>
          <w:sz w:val="22"/>
          <w:szCs w:val="22"/>
        </w:rPr>
        <w:tab/>
        <w:t>23</w:t>
      </w:r>
    </w:p>
    <w:p w14:paraId="31E69055" w14:textId="77777777" w:rsidR="009A5533" w:rsidRDefault="009A5533" w:rsidP="009A5533">
      <w:pPr>
        <w:tabs>
          <w:tab w:val="right" w:pos="8640"/>
        </w:tabs>
        <w:spacing w:before="40" w:after="40"/>
      </w:pPr>
      <w:proofErr w:type="gramStart"/>
      <w:r>
        <w:rPr>
          <w:sz w:val="22"/>
          <w:szCs w:val="22"/>
        </w:rPr>
        <w:t>6.1  Quantitative</w:t>
      </w:r>
      <w:proofErr w:type="gramEnd"/>
      <w:r>
        <w:rPr>
          <w:sz w:val="22"/>
          <w:szCs w:val="22"/>
        </w:rPr>
        <w:t xml:space="preserve"> results comparison table</w:t>
      </w:r>
      <w:r>
        <w:rPr>
          <w:sz w:val="22"/>
          <w:szCs w:val="22"/>
        </w:rPr>
        <w:tab/>
        <w:t>27</w:t>
      </w:r>
    </w:p>
    <w:p w14:paraId="753BD315" w14:textId="77777777" w:rsidR="009A5533" w:rsidRDefault="009A5533" w:rsidP="009A5533">
      <w:pPr>
        <w:tabs>
          <w:tab w:val="right" w:pos="8640"/>
        </w:tabs>
        <w:spacing w:before="40" w:after="40"/>
      </w:pPr>
      <w:proofErr w:type="gramStart"/>
      <w:r>
        <w:rPr>
          <w:sz w:val="22"/>
          <w:szCs w:val="22"/>
        </w:rPr>
        <w:t>6.2  Comparison</w:t>
      </w:r>
      <w:proofErr w:type="gramEnd"/>
      <w:r>
        <w:rPr>
          <w:sz w:val="22"/>
          <w:szCs w:val="22"/>
        </w:rPr>
        <w:t xml:space="preserve"> with state-of-the-art methods</w:t>
      </w:r>
      <w:r>
        <w:rPr>
          <w:sz w:val="22"/>
          <w:szCs w:val="22"/>
        </w:rPr>
        <w:tab/>
        <w:t>30</w:t>
      </w:r>
    </w:p>
    <w:p w14:paraId="131DD467" w14:textId="77777777" w:rsidR="009A5533" w:rsidRDefault="009A5533" w:rsidP="009A5533">
      <w:r>
        <w:br w:type="page"/>
      </w:r>
    </w:p>
    <w:p w14:paraId="7A6A2BFC" w14:textId="77777777" w:rsidR="009A5533" w:rsidRDefault="009A5533" w:rsidP="009A5533">
      <w:pPr>
        <w:pStyle w:val="Heading1"/>
        <w:rPr>
          <w:rFonts w:eastAsia="Calibri"/>
        </w:rPr>
      </w:pPr>
      <w:r>
        <w:rPr>
          <w:rFonts w:eastAsia="Calibri"/>
        </w:rPr>
        <w:lastRenderedPageBreak/>
        <w:t>List of Abbreviations</w:t>
      </w:r>
    </w:p>
    <w:p w14:paraId="56266811" w14:textId="77777777" w:rsidR="009A5533" w:rsidRDefault="009A5533" w:rsidP="009A5533">
      <w:pPr>
        <w:rPr>
          <w:rFonts w:eastAsia="Calibri"/>
        </w:rPr>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440"/>
      </w:tblGrid>
      <w:tr w:rsidR="009A5533" w14:paraId="2D0A3B88"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A734864" w14:textId="77777777" w:rsidR="009A5533" w:rsidRDefault="009A5533">
            <w:r>
              <w:rPr>
                <w:b/>
                <w:bCs/>
                <w:sz w:val="20"/>
                <w:szCs w:val="20"/>
              </w:rPr>
              <w:t>Abbreviation</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3ACF39A" w14:textId="77777777" w:rsidR="009A5533" w:rsidRDefault="009A5533">
            <w:r>
              <w:rPr>
                <w:b/>
                <w:bCs/>
                <w:sz w:val="20"/>
                <w:szCs w:val="20"/>
              </w:rPr>
              <w:t>Full Form</w:t>
            </w:r>
          </w:p>
        </w:tc>
      </w:tr>
      <w:tr w:rsidR="009A5533" w14:paraId="471C7DDA"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C9A890C" w14:textId="77777777" w:rsidR="009A5533" w:rsidRDefault="009A5533">
            <w:r>
              <w:rPr>
                <w:sz w:val="20"/>
                <w:szCs w:val="20"/>
              </w:rPr>
              <w:t>AI</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F889DD9" w14:textId="77777777" w:rsidR="009A5533" w:rsidRDefault="009A5533">
            <w:r>
              <w:rPr>
                <w:sz w:val="20"/>
                <w:szCs w:val="20"/>
              </w:rPr>
              <w:t>Artificial Intelligence</w:t>
            </w:r>
          </w:p>
        </w:tc>
      </w:tr>
      <w:tr w:rsidR="009A5533" w14:paraId="3DBA5DFB"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B14DCE1" w14:textId="77777777" w:rsidR="009A5533" w:rsidRDefault="009A5533">
            <w:r>
              <w:rPr>
                <w:sz w:val="20"/>
                <w:szCs w:val="20"/>
              </w:rPr>
              <w:t>ML</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A6A5E8E" w14:textId="77777777" w:rsidR="009A5533" w:rsidRDefault="009A5533">
            <w:r>
              <w:rPr>
                <w:sz w:val="20"/>
                <w:szCs w:val="20"/>
              </w:rPr>
              <w:t>Machine Learning</w:t>
            </w:r>
          </w:p>
        </w:tc>
      </w:tr>
      <w:tr w:rsidR="009A5533" w14:paraId="6E2F15C2"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1B42B58" w14:textId="77777777" w:rsidR="009A5533" w:rsidRDefault="009A5533">
            <w:r>
              <w:rPr>
                <w:sz w:val="20"/>
                <w:szCs w:val="20"/>
              </w:rPr>
              <w:t>DL</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7EF9B8B" w14:textId="77777777" w:rsidR="009A5533" w:rsidRDefault="009A5533">
            <w:r>
              <w:rPr>
                <w:sz w:val="20"/>
                <w:szCs w:val="20"/>
              </w:rPr>
              <w:t>Deep Learning</w:t>
            </w:r>
          </w:p>
        </w:tc>
      </w:tr>
      <w:tr w:rsidR="009A5533" w14:paraId="3C138062"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F62B3C2" w14:textId="77777777" w:rsidR="009A5533" w:rsidRDefault="009A5533">
            <w:r>
              <w:rPr>
                <w:sz w:val="20"/>
                <w:szCs w:val="20"/>
              </w:rPr>
              <w:t>NLP</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896CBC1" w14:textId="77777777" w:rsidR="009A5533" w:rsidRDefault="009A5533">
            <w:r>
              <w:rPr>
                <w:sz w:val="20"/>
                <w:szCs w:val="20"/>
              </w:rPr>
              <w:t>Natural Language Processing</w:t>
            </w:r>
          </w:p>
        </w:tc>
      </w:tr>
      <w:tr w:rsidR="009A5533" w14:paraId="7E5A57FE"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330FE33" w14:textId="77777777" w:rsidR="009A5533" w:rsidRDefault="009A5533">
            <w:r>
              <w:rPr>
                <w:sz w:val="20"/>
                <w:szCs w:val="20"/>
              </w:rPr>
              <w:t>CV</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994D920" w14:textId="77777777" w:rsidR="009A5533" w:rsidRDefault="009A5533">
            <w:r>
              <w:rPr>
                <w:sz w:val="20"/>
                <w:szCs w:val="20"/>
              </w:rPr>
              <w:t>Computer Vision</w:t>
            </w:r>
          </w:p>
        </w:tc>
      </w:tr>
      <w:tr w:rsidR="009A5533" w14:paraId="14993A79"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AEEB464" w14:textId="77777777" w:rsidR="009A5533" w:rsidRDefault="009A5533">
            <w:r>
              <w:rPr>
                <w:sz w:val="20"/>
                <w:szCs w:val="20"/>
              </w:rPr>
              <w:t>CNN</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28B49C0" w14:textId="77777777" w:rsidR="009A5533" w:rsidRDefault="009A5533">
            <w:r>
              <w:rPr>
                <w:sz w:val="20"/>
                <w:szCs w:val="20"/>
              </w:rPr>
              <w:t>Convolutional Neural Network</w:t>
            </w:r>
          </w:p>
        </w:tc>
      </w:tr>
      <w:tr w:rsidR="009A5533" w14:paraId="614165C1"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564E0C3" w14:textId="77777777" w:rsidR="009A5533" w:rsidRDefault="009A5533">
            <w:r>
              <w:rPr>
                <w:sz w:val="20"/>
                <w:szCs w:val="20"/>
              </w:rPr>
              <w:t>RNN</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A0F8A82" w14:textId="77777777" w:rsidR="009A5533" w:rsidRDefault="009A5533">
            <w:r>
              <w:rPr>
                <w:sz w:val="20"/>
                <w:szCs w:val="20"/>
              </w:rPr>
              <w:t>Recurrent Neural Network</w:t>
            </w:r>
          </w:p>
        </w:tc>
      </w:tr>
      <w:tr w:rsidR="009A5533" w14:paraId="56A07818"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4E996B9" w14:textId="77777777" w:rsidR="009A5533" w:rsidRDefault="009A5533">
            <w:r>
              <w:rPr>
                <w:sz w:val="20"/>
                <w:szCs w:val="20"/>
              </w:rPr>
              <w:t>LSTM</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048097B" w14:textId="77777777" w:rsidR="009A5533" w:rsidRDefault="009A5533">
            <w:r>
              <w:rPr>
                <w:sz w:val="20"/>
                <w:szCs w:val="20"/>
              </w:rPr>
              <w:t>Long Short-Term Memory</w:t>
            </w:r>
          </w:p>
        </w:tc>
      </w:tr>
      <w:tr w:rsidR="009A5533" w14:paraId="3411153A"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52C0456" w14:textId="77777777" w:rsidR="009A5533" w:rsidRDefault="009A5533">
            <w:r>
              <w:rPr>
                <w:sz w:val="20"/>
                <w:szCs w:val="20"/>
              </w:rPr>
              <w:t>GAN</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4AF4C5A" w14:textId="77777777" w:rsidR="009A5533" w:rsidRDefault="009A5533">
            <w:r>
              <w:rPr>
                <w:sz w:val="20"/>
                <w:szCs w:val="20"/>
              </w:rPr>
              <w:t>Generative Adversarial Network</w:t>
            </w:r>
          </w:p>
        </w:tc>
      </w:tr>
      <w:tr w:rsidR="009A5533" w14:paraId="61ED0E28"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E682791" w14:textId="77777777" w:rsidR="009A5533" w:rsidRDefault="009A5533">
            <w:r>
              <w:rPr>
                <w:sz w:val="20"/>
                <w:szCs w:val="20"/>
              </w:rPr>
              <w:t>LLM</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CC2A2D1" w14:textId="77777777" w:rsidR="009A5533" w:rsidRDefault="009A5533">
            <w:r>
              <w:rPr>
                <w:sz w:val="20"/>
                <w:szCs w:val="20"/>
              </w:rPr>
              <w:t>Large Language Model</w:t>
            </w:r>
          </w:p>
        </w:tc>
      </w:tr>
      <w:tr w:rsidR="009A5533" w14:paraId="4E3E8F23"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E44F364" w14:textId="77777777" w:rsidR="009A5533" w:rsidRDefault="009A5533">
            <w:r>
              <w:rPr>
                <w:sz w:val="20"/>
                <w:szCs w:val="20"/>
              </w:rPr>
              <w:t>EDA</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63A1B86" w14:textId="77777777" w:rsidR="009A5533" w:rsidRDefault="009A5533">
            <w:r>
              <w:rPr>
                <w:sz w:val="20"/>
                <w:szCs w:val="20"/>
              </w:rPr>
              <w:t>Exploratory Data Analysis</w:t>
            </w:r>
          </w:p>
        </w:tc>
      </w:tr>
      <w:tr w:rsidR="009A5533" w14:paraId="588FE9AF"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106190A" w14:textId="77777777" w:rsidR="009A5533" w:rsidRDefault="009A5533">
            <w:r>
              <w:rPr>
                <w:sz w:val="20"/>
                <w:szCs w:val="20"/>
              </w:rPr>
              <w:t>FYP</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1FB80FA" w14:textId="77777777" w:rsidR="009A5533" w:rsidRDefault="009A5533">
            <w:r>
              <w:rPr>
                <w:sz w:val="20"/>
                <w:szCs w:val="20"/>
              </w:rPr>
              <w:t>Final Year Project</w:t>
            </w:r>
          </w:p>
        </w:tc>
      </w:tr>
      <w:tr w:rsidR="009A5533" w14:paraId="0F226485"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404C9F3" w14:textId="77777777" w:rsidR="009A5533" w:rsidRDefault="009A5533">
            <w:r>
              <w:rPr>
                <w:sz w:val="20"/>
                <w:szCs w:val="20"/>
              </w:rPr>
              <w:t>API</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6C42DEA" w14:textId="77777777" w:rsidR="009A5533" w:rsidRDefault="009A5533">
            <w:r>
              <w:rPr>
                <w:sz w:val="20"/>
                <w:szCs w:val="20"/>
              </w:rPr>
              <w:t>Application Programming Interface</w:t>
            </w:r>
          </w:p>
        </w:tc>
      </w:tr>
      <w:tr w:rsidR="009A5533" w14:paraId="1CADAF3F"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576F51E" w14:textId="77777777" w:rsidR="009A5533" w:rsidRDefault="009A5533">
            <w:r>
              <w:rPr>
                <w:sz w:val="20"/>
                <w:szCs w:val="20"/>
              </w:rPr>
              <w:t>GPU</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FA65F95" w14:textId="77777777" w:rsidR="009A5533" w:rsidRDefault="009A5533">
            <w:r>
              <w:rPr>
                <w:sz w:val="20"/>
                <w:szCs w:val="20"/>
              </w:rPr>
              <w:t>Graphics Processing Unit</w:t>
            </w:r>
          </w:p>
        </w:tc>
      </w:tr>
      <w:tr w:rsidR="009A5533" w14:paraId="48603BC8"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E28CEBD" w14:textId="77777777" w:rsidR="009A5533" w:rsidRDefault="009A5533">
            <w:r>
              <w:rPr>
                <w:sz w:val="20"/>
                <w:szCs w:val="20"/>
              </w:rPr>
              <w:t>AUC</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E90141C" w14:textId="77777777" w:rsidR="009A5533" w:rsidRDefault="009A5533">
            <w:r>
              <w:rPr>
                <w:sz w:val="20"/>
                <w:szCs w:val="20"/>
              </w:rPr>
              <w:t>Area Under the Curve</w:t>
            </w:r>
          </w:p>
        </w:tc>
      </w:tr>
      <w:tr w:rsidR="009A5533" w14:paraId="1A8D8CEA"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2EE237AE" w14:textId="77777777" w:rsidR="009A5533" w:rsidRDefault="009A5533">
            <w:r>
              <w:rPr>
                <w:sz w:val="20"/>
                <w:szCs w:val="20"/>
              </w:rPr>
              <w:t>ROC</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77EE7C0" w14:textId="77777777" w:rsidR="009A5533" w:rsidRDefault="009A5533">
            <w:r>
              <w:rPr>
                <w:sz w:val="20"/>
                <w:szCs w:val="20"/>
              </w:rPr>
              <w:t>Receiver Operating Characteristic</w:t>
            </w:r>
          </w:p>
        </w:tc>
      </w:tr>
      <w:tr w:rsidR="009A5533" w14:paraId="23E99ED6"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363B085" w14:textId="77777777" w:rsidR="009A5533" w:rsidRDefault="009A5533">
            <w:r>
              <w:rPr>
                <w:sz w:val="20"/>
                <w:szCs w:val="20"/>
              </w:rPr>
              <w:t>RMSE</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277AB0B" w14:textId="77777777" w:rsidR="009A5533" w:rsidRDefault="009A5533">
            <w:r>
              <w:rPr>
                <w:sz w:val="20"/>
                <w:szCs w:val="20"/>
              </w:rPr>
              <w:t>Root Mean Square Error</w:t>
            </w:r>
          </w:p>
        </w:tc>
      </w:tr>
      <w:tr w:rsidR="009A5533" w14:paraId="003685C9"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547F496A" w14:textId="77777777" w:rsidR="009A5533" w:rsidRDefault="009A5533">
            <w:r>
              <w:rPr>
                <w:sz w:val="20"/>
                <w:szCs w:val="20"/>
              </w:rPr>
              <w:t>MAE</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323040E6" w14:textId="77777777" w:rsidR="009A5533" w:rsidRDefault="009A5533">
            <w:r>
              <w:rPr>
                <w:sz w:val="20"/>
                <w:szCs w:val="20"/>
              </w:rPr>
              <w:t>Mean Absolute Error</w:t>
            </w:r>
          </w:p>
        </w:tc>
      </w:tr>
      <w:tr w:rsidR="009A5533" w14:paraId="0BDF7989"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6B71569" w14:textId="77777777" w:rsidR="009A5533" w:rsidRDefault="009A5533">
            <w:r>
              <w:rPr>
                <w:sz w:val="20"/>
                <w:szCs w:val="20"/>
              </w:rPr>
              <w:t>F1</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8BD291F" w14:textId="77777777" w:rsidR="009A5533" w:rsidRDefault="009A5533">
            <w:r>
              <w:rPr>
                <w:sz w:val="20"/>
                <w:szCs w:val="20"/>
              </w:rPr>
              <w:t>F1-Score (Harmonic Mean of Precision &amp; Recall)</w:t>
            </w:r>
          </w:p>
        </w:tc>
      </w:tr>
      <w:tr w:rsidR="009A5533" w14:paraId="6EB483FD"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7462635" w14:textId="77777777" w:rsidR="009A5533" w:rsidRDefault="009A5533">
            <w:proofErr w:type="spellStart"/>
            <w:r>
              <w:rPr>
                <w:sz w:val="20"/>
                <w:szCs w:val="20"/>
              </w:rPr>
              <w:t>mAP</w:t>
            </w:r>
            <w:proofErr w:type="spellEnd"/>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93483E3" w14:textId="77777777" w:rsidR="009A5533" w:rsidRDefault="009A5533">
            <w:r>
              <w:rPr>
                <w:sz w:val="20"/>
                <w:szCs w:val="20"/>
              </w:rPr>
              <w:t>Mean Average Precision</w:t>
            </w:r>
          </w:p>
        </w:tc>
      </w:tr>
      <w:tr w:rsidR="009A5533" w14:paraId="475927A1"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1E3869BD" w14:textId="77777777" w:rsidR="009A5533" w:rsidRDefault="009A5533">
            <w:proofErr w:type="spellStart"/>
            <w:r>
              <w:rPr>
                <w:sz w:val="20"/>
                <w:szCs w:val="20"/>
              </w:rPr>
              <w:t>IoU</w:t>
            </w:r>
            <w:proofErr w:type="spellEnd"/>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753D2FA1" w14:textId="77777777" w:rsidR="009A5533" w:rsidRDefault="009A5533">
            <w:r>
              <w:rPr>
                <w:sz w:val="20"/>
                <w:szCs w:val="20"/>
              </w:rPr>
              <w:t>Intersection over Union</w:t>
            </w:r>
          </w:p>
        </w:tc>
      </w:tr>
      <w:tr w:rsidR="009A5533" w14:paraId="1BBEE932"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425213F2" w14:textId="77777777" w:rsidR="009A5533" w:rsidRDefault="009A5533">
            <w:r>
              <w:rPr>
                <w:sz w:val="20"/>
                <w:szCs w:val="20"/>
              </w:rPr>
              <w:t>BLEU</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61D3F730" w14:textId="77777777" w:rsidR="009A5533" w:rsidRDefault="009A5533">
            <w:r>
              <w:rPr>
                <w:sz w:val="20"/>
                <w:szCs w:val="20"/>
              </w:rPr>
              <w:t>Bilingual Evaluation Understudy</w:t>
            </w:r>
          </w:p>
        </w:tc>
      </w:tr>
      <w:tr w:rsidR="009A5533" w14:paraId="2D3D917A" w14:textId="77777777" w:rsidTr="009A553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604E734" w14:textId="77777777" w:rsidR="009A5533" w:rsidRDefault="009A5533">
            <w:r>
              <w:rPr>
                <w:sz w:val="20"/>
                <w:szCs w:val="20"/>
              </w:rPr>
              <w:t>ROUGE</w:t>
            </w:r>
          </w:p>
        </w:tc>
        <w:tc>
          <w:tcPr>
            <w:tcW w:w="644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hideMark/>
          </w:tcPr>
          <w:p w14:paraId="052666AC" w14:textId="77777777" w:rsidR="009A5533" w:rsidRDefault="009A5533">
            <w:r>
              <w:rPr>
                <w:sz w:val="20"/>
                <w:szCs w:val="20"/>
              </w:rPr>
              <w:t xml:space="preserve">Recall-Oriented Understudy for </w:t>
            </w:r>
            <w:proofErr w:type="spellStart"/>
            <w:r>
              <w:rPr>
                <w:sz w:val="20"/>
                <w:szCs w:val="20"/>
              </w:rPr>
              <w:t>Gisting</w:t>
            </w:r>
            <w:proofErr w:type="spellEnd"/>
            <w:r>
              <w:rPr>
                <w:sz w:val="20"/>
                <w:szCs w:val="20"/>
              </w:rPr>
              <w:t xml:space="preserve"> Evaluation</w:t>
            </w:r>
          </w:p>
        </w:tc>
      </w:tr>
    </w:tbl>
    <w:p w14:paraId="2E02C99E" w14:textId="1C74560F" w:rsidR="009A5533" w:rsidRDefault="009A5533" w:rsidP="009A5533">
      <w:pPr>
        <w:rPr>
          <w:rFonts w:ascii="Calibri" w:hAnsi="Calibri" w:cs="Calibri"/>
          <w:lang/>
        </w:rPr>
      </w:pPr>
      <w:r>
        <w:br w:type="page"/>
      </w:r>
    </w:p>
    <w:p w14:paraId="4173BD1C" w14:textId="7E66CAB4" w:rsidR="0080039C" w:rsidRDefault="0080039C" w:rsidP="0080039C">
      <w:pPr>
        <w:pStyle w:val="Heading1"/>
        <w:rPr>
          <w:rFonts w:eastAsia="Calibri"/>
          <w:sz w:val="40"/>
          <w:szCs w:val="40"/>
        </w:rPr>
      </w:pPr>
      <w:bookmarkStart w:id="65" w:name="_Toc505637895"/>
      <w:bookmarkStart w:id="66" w:name="_Toc505635603"/>
      <w:bookmarkStart w:id="67" w:name="_Toc505635397"/>
      <w:bookmarkStart w:id="68" w:name="_Toc505635292"/>
      <w:bookmarkStart w:id="69" w:name="_Toc505635193"/>
      <w:bookmarkStart w:id="70" w:name="_Toc505635094"/>
      <w:bookmarkStart w:id="71" w:name="_GoBack"/>
      <w:bookmarkEnd w:id="71"/>
      <w:r>
        <w:rPr>
          <w:rFonts w:eastAsia="Calibri"/>
          <w:sz w:val="40"/>
          <w:szCs w:val="40"/>
        </w:rPr>
        <w:lastRenderedPageBreak/>
        <w:t xml:space="preserve">Abstract </w:t>
      </w:r>
      <w:bookmarkEnd w:id="65"/>
      <w:bookmarkEnd w:id="66"/>
      <w:bookmarkEnd w:id="67"/>
      <w:bookmarkEnd w:id="68"/>
      <w:bookmarkEnd w:id="69"/>
      <w:bookmarkEnd w:id="70"/>
    </w:p>
    <w:p w14:paraId="102AAE6C" w14:textId="77777777" w:rsidR="0080039C" w:rsidRDefault="0080039C" w:rsidP="0080039C">
      <w:pPr>
        <w:autoSpaceDE w:val="0"/>
        <w:autoSpaceDN w:val="0"/>
        <w:adjustRightInd w:val="0"/>
        <w:spacing w:line="276" w:lineRule="auto"/>
        <w:jc w:val="both"/>
        <w:rPr>
          <w:rFonts w:eastAsia="Calibri"/>
          <w:szCs w:val="23"/>
        </w:rPr>
      </w:pPr>
      <w:r>
        <w:rPr>
          <w:szCs w:val="23"/>
        </w:rPr>
        <w:t>Include a summary of the problem statement, challenges, proposed solution, approaches, scope, and comparison with existing systems/evaluation methods, conclusion, and future directions. Recommend length is 1 page maximum. Abstract must be self-explanatory and should not include any references or shorthand notations in the abstract.</w:t>
      </w:r>
    </w:p>
    <w:p w14:paraId="2A0DA24A" w14:textId="5709A063" w:rsidR="0080039C" w:rsidRDefault="0080039C" w:rsidP="00F73F59">
      <w:pPr>
        <w:spacing w:after="240"/>
        <w:jc w:val="center"/>
        <w:rPr>
          <w:b/>
          <w:bCs/>
          <w:sz w:val="36"/>
          <w:szCs w:val="36"/>
        </w:rPr>
      </w:pPr>
    </w:p>
    <w:p w14:paraId="275AE2B0" w14:textId="2B48EF83" w:rsidR="0080039C" w:rsidRDefault="0080039C" w:rsidP="00F73F59">
      <w:pPr>
        <w:spacing w:after="240"/>
        <w:jc w:val="center"/>
        <w:rPr>
          <w:b/>
          <w:bCs/>
          <w:sz w:val="36"/>
          <w:szCs w:val="36"/>
        </w:rPr>
      </w:pPr>
    </w:p>
    <w:p w14:paraId="28194AE9" w14:textId="4BB0228F" w:rsidR="0080039C" w:rsidRDefault="0080039C" w:rsidP="00F73F59">
      <w:pPr>
        <w:spacing w:after="240"/>
        <w:jc w:val="center"/>
        <w:rPr>
          <w:b/>
          <w:bCs/>
          <w:sz w:val="36"/>
          <w:szCs w:val="36"/>
        </w:rPr>
      </w:pPr>
    </w:p>
    <w:p w14:paraId="3F2A9700" w14:textId="31598DFC" w:rsidR="0080039C" w:rsidRDefault="0080039C" w:rsidP="00F73F59">
      <w:pPr>
        <w:spacing w:after="240"/>
        <w:jc w:val="center"/>
        <w:rPr>
          <w:b/>
          <w:bCs/>
          <w:sz w:val="36"/>
          <w:szCs w:val="36"/>
        </w:rPr>
      </w:pPr>
    </w:p>
    <w:p w14:paraId="53A8DB41" w14:textId="46DE2912" w:rsidR="0080039C" w:rsidRDefault="0080039C" w:rsidP="00F73F59">
      <w:pPr>
        <w:spacing w:after="240"/>
        <w:jc w:val="center"/>
        <w:rPr>
          <w:b/>
          <w:bCs/>
          <w:sz w:val="36"/>
          <w:szCs w:val="36"/>
        </w:rPr>
      </w:pPr>
    </w:p>
    <w:p w14:paraId="53DA7067" w14:textId="177AA1F1" w:rsidR="0080039C" w:rsidRDefault="0080039C" w:rsidP="00F73F59">
      <w:pPr>
        <w:spacing w:after="240"/>
        <w:jc w:val="center"/>
        <w:rPr>
          <w:b/>
          <w:bCs/>
          <w:sz w:val="36"/>
          <w:szCs w:val="36"/>
        </w:rPr>
      </w:pPr>
    </w:p>
    <w:p w14:paraId="56A364F4" w14:textId="239E5EDF" w:rsidR="0080039C" w:rsidRDefault="0080039C" w:rsidP="00F73F59">
      <w:pPr>
        <w:spacing w:after="240"/>
        <w:jc w:val="center"/>
        <w:rPr>
          <w:b/>
          <w:bCs/>
          <w:sz w:val="36"/>
          <w:szCs w:val="36"/>
        </w:rPr>
      </w:pPr>
    </w:p>
    <w:p w14:paraId="0DAA5161" w14:textId="075236F3" w:rsidR="0080039C" w:rsidRDefault="0080039C" w:rsidP="00F73F59">
      <w:pPr>
        <w:spacing w:after="240"/>
        <w:jc w:val="center"/>
        <w:rPr>
          <w:b/>
          <w:bCs/>
          <w:sz w:val="36"/>
          <w:szCs w:val="36"/>
        </w:rPr>
      </w:pPr>
    </w:p>
    <w:p w14:paraId="7812B5C1" w14:textId="24233298" w:rsidR="0080039C" w:rsidRDefault="0080039C" w:rsidP="00F73F59">
      <w:pPr>
        <w:spacing w:after="240"/>
        <w:jc w:val="center"/>
        <w:rPr>
          <w:b/>
          <w:bCs/>
          <w:sz w:val="36"/>
          <w:szCs w:val="36"/>
        </w:rPr>
      </w:pPr>
    </w:p>
    <w:p w14:paraId="7558A9A3" w14:textId="03A3DD96" w:rsidR="0080039C" w:rsidRDefault="0080039C" w:rsidP="00F73F59">
      <w:pPr>
        <w:spacing w:after="240"/>
        <w:jc w:val="center"/>
        <w:rPr>
          <w:b/>
          <w:bCs/>
          <w:sz w:val="36"/>
          <w:szCs w:val="36"/>
        </w:rPr>
      </w:pPr>
    </w:p>
    <w:p w14:paraId="407865CF" w14:textId="56E7BCF2" w:rsidR="0080039C" w:rsidRDefault="0080039C" w:rsidP="00F73F59">
      <w:pPr>
        <w:spacing w:after="240"/>
        <w:jc w:val="center"/>
        <w:rPr>
          <w:b/>
          <w:bCs/>
          <w:sz w:val="36"/>
          <w:szCs w:val="36"/>
        </w:rPr>
      </w:pPr>
    </w:p>
    <w:p w14:paraId="1348705A" w14:textId="77777777" w:rsidR="0080039C" w:rsidRDefault="0080039C" w:rsidP="00F73F59">
      <w:pPr>
        <w:spacing w:after="240"/>
        <w:jc w:val="center"/>
        <w:rPr>
          <w:b/>
          <w:bCs/>
          <w:sz w:val="36"/>
          <w:szCs w:val="36"/>
        </w:rPr>
      </w:pPr>
    </w:p>
    <w:p w14:paraId="49343D69" w14:textId="77777777" w:rsidR="001068DC" w:rsidRDefault="001068DC" w:rsidP="00F73F59">
      <w:pPr>
        <w:spacing w:after="240"/>
        <w:jc w:val="center"/>
        <w:rPr>
          <w:b/>
          <w:bCs/>
          <w:sz w:val="36"/>
          <w:szCs w:val="36"/>
        </w:rPr>
      </w:pPr>
    </w:p>
    <w:p w14:paraId="2165393D" w14:textId="77777777" w:rsidR="001068DC" w:rsidRDefault="001068DC" w:rsidP="00F73F59">
      <w:pPr>
        <w:spacing w:after="240"/>
        <w:jc w:val="center"/>
        <w:rPr>
          <w:b/>
          <w:bCs/>
          <w:sz w:val="36"/>
          <w:szCs w:val="36"/>
        </w:rPr>
      </w:pPr>
    </w:p>
    <w:p w14:paraId="274E6041" w14:textId="77777777" w:rsidR="001068DC" w:rsidRDefault="001068DC" w:rsidP="00F73F59">
      <w:pPr>
        <w:spacing w:after="240"/>
        <w:jc w:val="center"/>
        <w:rPr>
          <w:b/>
          <w:bCs/>
          <w:sz w:val="36"/>
          <w:szCs w:val="36"/>
        </w:rPr>
      </w:pPr>
    </w:p>
    <w:p w14:paraId="115BB4BD" w14:textId="77777777" w:rsidR="001068DC" w:rsidRDefault="001068DC" w:rsidP="00F73F59">
      <w:pPr>
        <w:spacing w:after="240"/>
        <w:jc w:val="center"/>
        <w:rPr>
          <w:b/>
          <w:bCs/>
          <w:sz w:val="36"/>
          <w:szCs w:val="36"/>
        </w:rPr>
      </w:pPr>
    </w:p>
    <w:p w14:paraId="010FE1D7" w14:textId="77777777" w:rsidR="001068DC" w:rsidRDefault="001068DC" w:rsidP="00F73F59">
      <w:pPr>
        <w:spacing w:after="240"/>
        <w:jc w:val="center"/>
        <w:rPr>
          <w:b/>
          <w:bCs/>
          <w:sz w:val="36"/>
          <w:szCs w:val="36"/>
        </w:rPr>
      </w:pPr>
    </w:p>
    <w:p w14:paraId="7434F410" w14:textId="6D0C045A" w:rsidR="00F73F59" w:rsidRDefault="00F73F59" w:rsidP="00F73F59">
      <w:pPr>
        <w:spacing w:after="240"/>
        <w:jc w:val="center"/>
      </w:pPr>
      <w:r>
        <w:rPr>
          <w:b/>
          <w:bCs/>
          <w:sz w:val="36"/>
          <w:szCs w:val="36"/>
        </w:rPr>
        <w:lastRenderedPageBreak/>
        <w:t>Chapter 1</w:t>
      </w:r>
    </w:p>
    <w:p w14:paraId="2E83F20A" w14:textId="77777777" w:rsidR="00F73F59" w:rsidRDefault="00F73F59" w:rsidP="00F73F59">
      <w:pPr>
        <w:spacing w:after="480"/>
        <w:jc w:val="center"/>
      </w:pPr>
      <w:r>
        <w:rPr>
          <w:b/>
          <w:bCs/>
          <w:sz w:val="32"/>
          <w:szCs w:val="32"/>
        </w:rPr>
        <w:t>AI Digital Twin for Personalized Intraoperative Risk Prediction and Drug Response Simulation</w:t>
      </w:r>
    </w:p>
    <w:p w14:paraId="16E93696" w14:textId="77777777" w:rsidR="00F73F59" w:rsidRPr="00D650D4" w:rsidRDefault="00F73F59" w:rsidP="00F73F59">
      <w:pPr>
        <w:pStyle w:val="Heading1"/>
        <w:rPr>
          <w:sz w:val="30"/>
          <w:szCs w:val="30"/>
        </w:rPr>
      </w:pPr>
      <w:proofErr w:type="gramStart"/>
      <w:r w:rsidRPr="00D650D4">
        <w:rPr>
          <w:sz w:val="30"/>
          <w:szCs w:val="30"/>
        </w:rPr>
        <w:t>1.1  Introduction</w:t>
      </w:r>
      <w:proofErr w:type="gramEnd"/>
    </w:p>
    <w:p w14:paraId="0BDFE0E0" w14:textId="77777777" w:rsidR="00F73F59" w:rsidRDefault="00F73F59" w:rsidP="00F73F59">
      <w:pPr>
        <w:spacing w:after="160" w:line="319" w:lineRule="auto"/>
        <w:jc w:val="both"/>
      </w:pPr>
      <w:r>
        <w:t>Every year, more than 300 million surgical operations are performed worldwide. For most patients, surgery is the moment when their life is placed entirely in the hands of a clinical team: a surgeon to perform the procedure, an anesthesiologist to keep the body alive and pain-free during it, and a network of monitors that beep, flash, and trace lines on a screen to confirm that the patient is safe. To anyone who has ever sat with a loved one before surgery, those monitors feel reassuring. They suggest that the body is being watched, second by second, and that the team will know the moment something goes wrong.</w:t>
      </w:r>
    </w:p>
    <w:p w14:paraId="26C2B6AF" w14:textId="77777777" w:rsidR="00F73F59" w:rsidRDefault="00F73F59" w:rsidP="00F73F59">
      <w:pPr>
        <w:spacing w:after="160" w:line="319" w:lineRule="auto"/>
        <w:jc w:val="both"/>
      </w:pPr>
      <w:r>
        <w:t>What is less widely understood is that, for a large fraction of those 300 million patients, something does go wrong, at least briefly, during surgery. The most common form of trouble is a sudden drop in blood pressure, a condition called intraoperative hypotension. Studies of large surgical populations have reported that, depending on how strictly hypotension is defined, somewhere between roughly 30 percent and 65 percent of surgeries involve at least one such episode, and in some high-risk cohorts the figure approaches 90 percent. Hypotension is not a minor inconvenience. Even short periods of low blood pressure during surgery have been linked, in study after study, to kidney injury, heart muscle damage, stroke, longer hospital stays, and increased risk of dying in the days and weeks after the operation.</w:t>
      </w:r>
    </w:p>
    <w:p w14:paraId="16E73217" w14:textId="77777777" w:rsidR="00F73F59" w:rsidRDefault="00F73F59" w:rsidP="00F73F59">
      <w:pPr>
        <w:spacing w:after="160" w:line="319" w:lineRule="auto"/>
        <w:jc w:val="both"/>
      </w:pPr>
      <w:r>
        <w:t>This is the central problem this project addresses. Surgery has become much safer in the past forty years, but the safety gains have come almost entirely from being faster at noticing problems. The next leap, the one that medicine has been working toward for the last decade, is to stop these problems from happening in the first place. To do that, the operating room needs something it has never had before: a system that can look ahead, not just look down.</w:t>
      </w:r>
    </w:p>
    <w:p w14:paraId="3E796004" w14:textId="77777777" w:rsidR="00F73F59" w:rsidRPr="006C74FE" w:rsidRDefault="00F73F59" w:rsidP="00F73F59">
      <w:pPr>
        <w:pStyle w:val="Heading2"/>
        <w:rPr>
          <w:sz w:val="28"/>
        </w:rPr>
      </w:pPr>
      <w:proofErr w:type="gramStart"/>
      <w:r w:rsidRPr="006C74FE">
        <w:rPr>
          <w:sz w:val="28"/>
        </w:rPr>
        <w:t>1.1.1  A</w:t>
      </w:r>
      <w:proofErr w:type="gramEnd"/>
      <w:r w:rsidRPr="006C74FE">
        <w:rPr>
          <w:sz w:val="28"/>
        </w:rPr>
        <w:t xml:space="preserve"> short history of how anesthesia became safe</w:t>
      </w:r>
    </w:p>
    <w:p w14:paraId="5165541E" w14:textId="77777777" w:rsidR="00F73F59" w:rsidRDefault="00F73F59" w:rsidP="00F73F59">
      <w:pPr>
        <w:spacing w:after="160" w:line="319" w:lineRule="auto"/>
        <w:jc w:val="both"/>
      </w:pPr>
      <w:r>
        <w:t>To understand what this project is trying to add, it helps to walk through how surgical safety reached the point it has today. The story is short, recent, and surprisingly dramatic.</w:t>
      </w:r>
    </w:p>
    <w:p w14:paraId="3758D47F" w14:textId="77777777" w:rsidR="00F73F59" w:rsidRDefault="00F73F59" w:rsidP="00F73F59">
      <w:pPr>
        <w:spacing w:after="160" w:line="319" w:lineRule="auto"/>
        <w:jc w:val="both"/>
      </w:pPr>
      <w:r>
        <w:t xml:space="preserve">Modern anesthesia is usually dated to October 16, 1846, when a Boston dentist named William Morton publicly demonstrated that breathing ether vapor could put a patient to sleep deeply enough </w:t>
      </w:r>
      <w:r>
        <w:lastRenderedPageBreak/>
        <w:t>for a tumor to be cut out painlessly. Within a few years, ether and chloroform spread to operating theaters across Europe and North America. Surgery, which until then had been a brief, brutal, and frequently fatal ordeal, became something a patient could survive without being held down. But anesthesia itself was a new and dangerous kind of medicine. The drugs that switched off pain also slowed breathing, weakened the heart, and lowered blood pressure, and there was no reliable way to measure any of those effects in real time. For the next century, the safety of surgery depended almost entirely on the experience and instincts of the person giving the anesthetic.</w:t>
      </w:r>
    </w:p>
    <w:p w14:paraId="65DCDE8E" w14:textId="77777777" w:rsidR="00F73F59" w:rsidRDefault="00F73F59" w:rsidP="00F73F59">
      <w:pPr>
        <w:spacing w:after="160" w:line="319" w:lineRule="auto"/>
        <w:jc w:val="both"/>
      </w:pPr>
      <w:r>
        <w:t xml:space="preserve">By the 1970s, anesthesia in the United States and Europe was reasonably sophisticated, but it was still surprisingly unsafe. Roughly one patient in ten thousand died from causes attributable to anesthesia itself, separate from whatever surgical disease had brought them into the operating room. Lawsuits and televised exposés about anesthesia catastrophes were becoming common. A turning point came in 1986, when a small group of anesthesiologists at Harvard Medical School published a short paper in the Journal of the American Medical Association titled "Standards for Patient Monitoring </w:t>
      </w:r>
      <w:proofErr w:type="gramStart"/>
      <w:r>
        <w:t>During</w:t>
      </w:r>
      <w:proofErr w:type="gramEnd"/>
      <w:r>
        <w:t xml:space="preserve"> Anesthesia at Harvard Medical School." The paper was deceptively simple. It said that during every anesthetic, certain physiological signals had to be measured continuously: the patient's blood pressure, the rhythm of their heart, the oxygen content of their blood, and the carbon dioxide they were breathing out. Within five years, the American Society of Anesthesiologists had adopted these standards nationally, and within a decade similar standards had spread across most of the developed world.</w:t>
      </w:r>
    </w:p>
    <w:p w14:paraId="6552E64B" w14:textId="77777777" w:rsidR="00F73F59" w:rsidRDefault="00F73F59" w:rsidP="00F73F59">
      <w:pPr>
        <w:spacing w:after="160" w:line="319" w:lineRule="auto"/>
        <w:jc w:val="both"/>
      </w:pPr>
      <w:r>
        <w:t xml:space="preserve">The effect was extraordinary. The most important enabling technology was the pulse oximeter, a small device clipped to the finger that uses two wavelengths of light to estimate how much oxygen the blood is carrying. Pulse oximetry had been invented in Japan in 1974 by </w:t>
      </w:r>
      <w:proofErr w:type="spellStart"/>
      <w:r>
        <w:t>Takuo</w:t>
      </w:r>
      <w:proofErr w:type="spellEnd"/>
      <w:r>
        <w:t xml:space="preserve"> Aoyagi, but it only became routine in operating rooms after the Harvard standards. Once it did, anesthesia-related fatalities in healthy patients fell dramatically. Today, in most well-resourced operating rooms, dying purely because of anesthesia is estimated at roughly one in 200,000 to one in 400,000 cases, a roughly twenty- to forty-fold improvement on the 1970s. Anesthesiology is now routinely cited in the patient-safety literature as the single greatest success story in modern medicine.</w:t>
      </w:r>
    </w:p>
    <w:p w14:paraId="3859BCFD" w14:textId="77777777" w:rsidR="00F73F59" w:rsidRDefault="00F73F59" w:rsidP="00F73F59">
      <w:pPr>
        <w:spacing w:after="160" w:line="319" w:lineRule="auto"/>
        <w:jc w:val="both"/>
      </w:pPr>
      <w:r>
        <w:t xml:space="preserve">But this success has a hidden ceiling. Every monitor used today, with one exception we will discuss in a moment, is reactive. The pulse oximeter tells the anesthesiologist that oxygen has already started to fall. The blood pressure cuff tells them that the pressure has already dropped. The </w:t>
      </w:r>
      <w:proofErr w:type="spellStart"/>
      <w:r>
        <w:t>capnograph</w:t>
      </w:r>
      <w:proofErr w:type="spellEnd"/>
      <w:r>
        <w:t xml:space="preserve"> tells them that something has already gone wrong with breathing. The clinician's job is to recognize the warning quickly enough, identify the cause, and intervene before the brief deviation becomes lasting damage. In a calm, elective operation, that is usually feasible. In a long, </w:t>
      </w:r>
      <w:r>
        <w:lastRenderedPageBreak/>
        <w:t>complex surgery on a frail patient with multiple medical conditions, it is much harder, and the consequences of being slightly too slow can be permanent.</w:t>
      </w:r>
    </w:p>
    <w:p w14:paraId="65B40568" w14:textId="77777777" w:rsidR="00F73F59" w:rsidRPr="006C74FE" w:rsidRDefault="00F73F59" w:rsidP="00F73F59">
      <w:pPr>
        <w:pStyle w:val="Heading2"/>
        <w:rPr>
          <w:sz w:val="26"/>
          <w:szCs w:val="26"/>
        </w:rPr>
      </w:pPr>
      <w:proofErr w:type="gramStart"/>
      <w:r w:rsidRPr="006C74FE">
        <w:rPr>
          <w:sz w:val="26"/>
          <w:szCs w:val="26"/>
        </w:rPr>
        <w:t>1.1.2  Why</w:t>
      </w:r>
      <w:proofErr w:type="gramEnd"/>
      <w:r w:rsidRPr="006C74FE">
        <w:rPr>
          <w:sz w:val="26"/>
          <w:szCs w:val="26"/>
        </w:rPr>
        <w:t xml:space="preserve"> intraoperative hypotension is so important</w:t>
      </w:r>
    </w:p>
    <w:p w14:paraId="46405C45" w14:textId="77777777" w:rsidR="00F73F59" w:rsidRDefault="00F73F59" w:rsidP="00F73F59">
      <w:pPr>
        <w:spacing w:after="160" w:line="319" w:lineRule="auto"/>
        <w:jc w:val="both"/>
      </w:pPr>
      <w:r>
        <w:t xml:space="preserve">Among the things that go wrong in surgery, hypotension is unusual in two ways. First, it is extremely common. The systematic reviews and large multicenter cohorts mentioned earlier consistently report that the majority of operations under general anesthesia involve at least some hypotension, and in surgeries lasting more than three hours on sicker patients, around a third experience hypotension lasting longer than ten minutes. Second, hypotension is one of the few intraoperative events that is both common and clearly linked to outcomes that matter to patients. Lower blood pressure during surgery means less blood reaching the kidneys, the heart muscle, and the brain. Studies in journals such as Anesthesiology and the British Journal of </w:t>
      </w:r>
      <w:proofErr w:type="spellStart"/>
      <w:r>
        <w:t>Anaesthesia</w:t>
      </w:r>
      <w:proofErr w:type="spellEnd"/>
      <w:r>
        <w:t xml:space="preserve"> have shown, across hundreds of thousands of </w:t>
      </w:r>
      <w:proofErr w:type="gramStart"/>
      <w:r>
        <w:t>patients, that</w:t>
      </w:r>
      <w:proofErr w:type="gramEnd"/>
      <w:r>
        <w:t xml:space="preserve"> the longer a patient spends with mean arterial pressure below roughly 65 millimeters of mercury, the higher their risk of acute kidney injury, of postoperative heart muscle damage, and of dying within thirty days of the operation.</w:t>
      </w:r>
    </w:p>
    <w:p w14:paraId="2E2095B7" w14:textId="77777777" w:rsidR="00F73F59" w:rsidRDefault="00F73F59" w:rsidP="00F73F59">
      <w:pPr>
        <w:spacing w:after="160" w:line="319" w:lineRule="auto"/>
        <w:jc w:val="both"/>
      </w:pPr>
      <w:r>
        <w:t>Hypotension during surgery has many causes. Anesthetic drugs themselves are a major contributor: most anesthetics relax blood vessels and reduce the heart's pumping force, which lowers blood pressure as a side effect of doing their main job. Bleeding lowers blood pressure by reducing the amount of fluid in the circulation. Some surgical maneuvers, such as cutting through major nerves or briefly clamping a large vessel, can drop pressure suddenly. The patient's own pre-existing condition matters as well. Older patients, patients with diabetes, patients who take long-term blood pressure medication, and patients undergoing emergency surgery are all known to be much more likely to become hypotensive.</w:t>
      </w:r>
    </w:p>
    <w:p w14:paraId="331C4E5F" w14:textId="77777777" w:rsidR="00F73F59" w:rsidRDefault="00F73F59" w:rsidP="00F73F59">
      <w:pPr>
        <w:spacing w:after="160" w:line="319" w:lineRule="auto"/>
        <w:jc w:val="both"/>
      </w:pPr>
      <w:r>
        <w:t xml:space="preserve">What makes this so frustrating is that, although hypotension is dangerous, it is also largely preventable. If a clinician knew, with reasonable confidence, that a particular patient was about to drop their blood pressure five or ten minutes from now, they could give a small dose of a vasopressor drug, slow the rate of anesthetic delivery, or top up the patient's fluids, and the event would not happen. The challenge has always been </w:t>
      </w:r>
      <w:proofErr w:type="gramStart"/>
      <w:r>
        <w:t>the if</w:t>
      </w:r>
      <w:proofErr w:type="gramEnd"/>
      <w:r>
        <w:t>. There has been no reliable way to look five minutes into a patient's near future.</w:t>
      </w:r>
    </w:p>
    <w:p w14:paraId="5FF75186" w14:textId="77777777" w:rsidR="00F73F59" w:rsidRPr="006C74FE" w:rsidRDefault="00F73F59" w:rsidP="00F73F59">
      <w:pPr>
        <w:pStyle w:val="Heading2"/>
        <w:rPr>
          <w:sz w:val="26"/>
          <w:szCs w:val="26"/>
        </w:rPr>
      </w:pPr>
      <w:proofErr w:type="gramStart"/>
      <w:r w:rsidRPr="006C74FE">
        <w:rPr>
          <w:sz w:val="26"/>
          <w:szCs w:val="26"/>
        </w:rPr>
        <w:t>1.1.3  The</w:t>
      </w:r>
      <w:proofErr w:type="gramEnd"/>
      <w:r w:rsidRPr="006C74FE">
        <w:rPr>
          <w:sz w:val="26"/>
          <w:szCs w:val="26"/>
        </w:rPr>
        <w:t xml:space="preserve"> first attempt to look ahead: predictive monitoring</w:t>
      </w:r>
    </w:p>
    <w:p w14:paraId="2DFF78AB" w14:textId="77777777" w:rsidR="00F73F59" w:rsidRDefault="00F73F59" w:rsidP="00F73F59">
      <w:pPr>
        <w:spacing w:after="160" w:line="319" w:lineRule="auto"/>
        <w:jc w:val="both"/>
      </w:pPr>
      <w:r>
        <w:t xml:space="preserve">Around 2018, that began to change. A research group led by </w:t>
      </w:r>
      <w:proofErr w:type="spellStart"/>
      <w:r>
        <w:t>Feras</w:t>
      </w:r>
      <w:proofErr w:type="spellEnd"/>
      <w:r>
        <w:t xml:space="preserve"> </w:t>
      </w:r>
      <w:proofErr w:type="spellStart"/>
      <w:r>
        <w:t>Hatib</w:t>
      </w:r>
      <w:proofErr w:type="spellEnd"/>
      <w:r>
        <w:t xml:space="preserve"> showed that machine learning, trained on the high-resolution arterial pressure waveform, could detect subtle patterns in the shape of each heartbeat that precede a hypotensive episode by several minutes. Their algorithm, </w:t>
      </w:r>
      <w:r>
        <w:lastRenderedPageBreak/>
        <w:t xml:space="preserve">the Hypotension Prediction Index, became one of the first AI-based tools to receive regulatory clearance for use in operating rooms. A randomized clinical trial published in 2020, the HYPE trial, reported that anesthesiologists guided by this kind of predictive software spent significantly less time in hypotension than colleagues practicing standard care. Other groups have since shown that even non-invasive signals, such as the </w:t>
      </w:r>
      <w:proofErr w:type="spellStart"/>
      <w:r>
        <w:t>photoplethysmography</w:t>
      </w:r>
      <w:proofErr w:type="spellEnd"/>
      <w:r>
        <w:t xml:space="preserve"> waveform produced by an ordinary pulse oximeter, the electrocardiogram, and the </w:t>
      </w:r>
      <w:proofErr w:type="spellStart"/>
      <w:r>
        <w:t>capnogram</w:t>
      </w:r>
      <w:proofErr w:type="spellEnd"/>
      <w:r>
        <w:t>, contain enough information for deep neural networks to predict hypotension five to fifteen minutes in advance with areas under the receiver operating characteristic curve frequently above 0.90.</w:t>
      </w:r>
    </w:p>
    <w:p w14:paraId="3CC4FCAE" w14:textId="77777777" w:rsidR="00F73F59" w:rsidRDefault="00F73F59" w:rsidP="00F73F59">
      <w:pPr>
        <w:spacing w:after="160" w:line="319" w:lineRule="auto"/>
        <w:jc w:val="both"/>
      </w:pPr>
      <w:r>
        <w:t>These systems are an enormous step forward. But they share an important limitation: they predict an event. They tell the clinician that hypotension is likely, but they do not tell the clinician why this particular patient is about to drop their blood pressure, what dose of which drug will most safely correct it, or whether the same intervention that helped the last ten patients is appropriate for this one. In other words, today's predictive systems are population models applied to an individual. They forecast risk; they do not simulate the patient.</w:t>
      </w:r>
    </w:p>
    <w:p w14:paraId="6C1E80C4" w14:textId="77777777" w:rsidR="00F73F59" w:rsidRPr="006C74FE" w:rsidRDefault="00F73F59" w:rsidP="00F73F59">
      <w:pPr>
        <w:pStyle w:val="Heading2"/>
        <w:rPr>
          <w:sz w:val="26"/>
          <w:szCs w:val="26"/>
        </w:rPr>
      </w:pPr>
      <w:proofErr w:type="gramStart"/>
      <w:r w:rsidRPr="006C74FE">
        <w:rPr>
          <w:sz w:val="26"/>
          <w:szCs w:val="26"/>
        </w:rPr>
        <w:t>1.1.4  The</w:t>
      </w:r>
      <w:proofErr w:type="gramEnd"/>
      <w:r w:rsidRPr="006C74FE">
        <w:rPr>
          <w:sz w:val="26"/>
          <w:szCs w:val="26"/>
        </w:rPr>
        <w:t xml:space="preserve"> next step: the patient digital twin</w:t>
      </w:r>
    </w:p>
    <w:p w14:paraId="693ECC12" w14:textId="77777777" w:rsidR="00F73F59" w:rsidRDefault="00F73F59" w:rsidP="00F73F59">
      <w:pPr>
        <w:spacing w:after="160" w:line="319" w:lineRule="auto"/>
        <w:jc w:val="both"/>
      </w:pPr>
      <w:r>
        <w:t>The concept that motivates this project comes from outside medicine. In aerospace and manufacturing, engineers have spent the last twenty years building digital twins of expensive physical assets such as jet engines, wind turbines, and entire factory floors. A digital twin is a virtual model of a real-world object that is continuously updated with measurements coming from the object itself. Because the model receives live data, it can simulate what would happen if some condition changed: the temperature rose, the load doubled, a part started to wear out. Engineers can ask the twin questions before they ask the real machine, and the answers are tailored to that specific machine, not to machines in general.</w:t>
      </w:r>
    </w:p>
    <w:p w14:paraId="2927CBE5" w14:textId="77777777" w:rsidR="00F73F59" w:rsidRDefault="00F73F59" w:rsidP="00F73F59">
      <w:pPr>
        <w:spacing w:after="160" w:line="319" w:lineRule="auto"/>
        <w:jc w:val="both"/>
      </w:pPr>
      <w:r>
        <w:t>Around 2018, researchers in cardiology, oncology, diabetes, and pharmacology began arguing that the same idea could be applied to patients. A 2020 position paper in the European Heart Journal made the case that precision medicine would be delivered, in the long run, by patient-specific digital twins that combine two ingredients: statistical models that learn patterns from large clinical datasets, and mechanistic models that encode the physical and biological laws governing how the body actually works. Since then, working twins have been built for cardiac arrhythmia ablation planning, for personalized radiotherapy, for diabetes management, and for transdermal drug delivery.</w:t>
      </w:r>
    </w:p>
    <w:p w14:paraId="76C5E59B" w14:textId="77777777" w:rsidR="00F73F59" w:rsidRDefault="00F73F59" w:rsidP="00F73F59">
      <w:pPr>
        <w:spacing w:after="160" w:line="319" w:lineRule="auto"/>
        <w:jc w:val="both"/>
      </w:pPr>
      <w:r>
        <w:t xml:space="preserve">Anesthesia is, in many ways, an ideal place to apply this concept. The operating room generates a stream of high-resolution physiological data unlike anywhere else in medicine. The drugs used are </w:t>
      </w:r>
      <w:r>
        <w:lastRenderedPageBreak/>
        <w:t xml:space="preserve">well characterized, with mathematical pharmacokinetic and </w:t>
      </w:r>
      <w:proofErr w:type="spellStart"/>
      <w:r>
        <w:t>pharmacodynamic</w:t>
      </w:r>
      <w:proofErr w:type="spellEnd"/>
      <w:r>
        <w:t xml:space="preserve"> models that have been refined since the 1990s. The relevant clinical questions, such as how this patient will respond to a dose of </w:t>
      </w:r>
      <w:proofErr w:type="spellStart"/>
      <w:r>
        <w:t>propofol</w:t>
      </w:r>
      <w:proofErr w:type="spellEnd"/>
      <w:r>
        <w:t>, or whether their pressure will tolerate the next ten minutes of surgical manipulation, are concrete and measurable. And the clinical reward of getting it right is high, because hypotension, hypoxia, and adverse drug responses are exactly the kinds of events whose costs in postoperative complications are well documented.</w:t>
      </w:r>
    </w:p>
    <w:p w14:paraId="21066E36" w14:textId="77777777" w:rsidR="00F73F59" w:rsidRPr="006C74FE" w:rsidRDefault="00F73F59" w:rsidP="00F73F59">
      <w:pPr>
        <w:pStyle w:val="Heading2"/>
        <w:rPr>
          <w:sz w:val="26"/>
          <w:szCs w:val="26"/>
        </w:rPr>
      </w:pPr>
      <w:proofErr w:type="gramStart"/>
      <w:r w:rsidRPr="006C74FE">
        <w:rPr>
          <w:sz w:val="26"/>
          <w:szCs w:val="26"/>
        </w:rPr>
        <w:t>1.1.5  What</w:t>
      </w:r>
      <w:proofErr w:type="gramEnd"/>
      <w:r w:rsidRPr="006C74FE">
        <w:rPr>
          <w:sz w:val="26"/>
          <w:szCs w:val="26"/>
        </w:rPr>
        <w:t xml:space="preserve"> this project proposes</w:t>
      </w:r>
    </w:p>
    <w:p w14:paraId="0EBECDAF" w14:textId="77777777" w:rsidR="00F73F59" w:rsidRDefault="00F73F59" w:rsidP="00F73F59">
      <w:pPr>
        <w:spacing w:after="160" w:line="319" w:lineRule="auto"/>
        <w:jc w:val="both"/>
      </w:pPr>
      <w:r>
        <w:t xml:space="preserve">This project proposes the design, implementation, and evaluation of an AI-driven digital twin of a surgical patient, focused on the perioperative period. The twin will be built on the open </w:t>
      </w:r>
      <w:proofErr w:type="spellStart"/>
      <w:r>
        <w:t>VitalDB</w:t>
      </w:r>
      <w:proofErr w:type="spellEnd"/>
      <w:r>
        <w:t xml:space="preserve"> dataset, a public repository of high-resolution intraoperative </w:t>
      </w:r>
      <w:proofErr w:type="spellStart"/>
      <w:r>
        <w:t>biosignals</w:t>
      </w:r>
      <w:proofErr w:type="spellEnd"/>
      <w:r>
        <w:t xml:space="preserve"> and clinical records from several thousand non-cardiac surgeries. The author will train a deep learning model from scratch on this dataset to predict intraoperative hypotension five minutes in advance from routinely available signals, and then couple this learned predictor to a published pharmacokinetic and </w:t>
      </w:r>
      <w:proofErr w:type="spellStart"/>
      <w:r>
        <w:t>pharmacodynamic</w:t>
      </w:r>
      <w:proofErr w:type="spellEnd"/>
      <w:r>
        <w:t xml:space="preserve"> model of </w:t>
      </w:r>
      <w:proofErr w:type="spellStart"/>
      <w:r>
        <w:t>propofol</w:t>
      </w:r>
      <w:proofErr w:type="spellEnd"/>
      <w:r>
        <w:t xml:space="preserve"> so that the twin can simulate, for a given patient, how their predicted blood pressure trajectory would change in response to a proposed change in drug dose or fluid administration.</w:t>
      </w:r>
    </w:p>
    <w:p w14:paraId="48E571AA" w14:textId="77777777" w:rsidR="00F73F59" w:rsidRDefault="00F73F59" w:rsidP="00F73F59">
      <w:pPr>
        <w:spacing w:after="160" w:line="319" w:lineRule="auto"/>
        <w:jc w:val="both"/>
      </w:pPr>
      <w:r>
        <w:t>The deliverable is not a closed-loop autopilot for anesthesia. It is a decision-support tool: a virtual patient that runs alongside the real patient, that the clinician can probe with questions of the form what will happen if I do X, and that returns answers grounded in both the patient's own intraoperative data and the published physiology of the drugs being used. The intent is to give clinicians, especially those working in the resource-limited and high-volume settings that dominate global surgical care, a way to extend the warning horizon and personalize their interventions in a way that has never been possible before.</w:t>
      </w:r>
    </w:p>
    <w:p w14:paraId="25465E5A" w14:textId="77777777" w:rsidR="00F73F59" w:rsidRPr="006C74FE" w:rsidRDefault="00F73F59" w:rsidP="00F73F59">
      <w:pPr>
        <w:pStyle w:val="Heading2"/>
        <w:rPr>
          <w:sz w:val="26"/>
          <w:szCs w:val="26"/>
        </w:rPr>
      </w:pPr>
      <w:proofErr w:type="gramStart"/>
      <w:r w:rsidRPr="006C74FE">
        <w:rPr>
          <w:sz w:val="26"/>
          <w:szCs w:val="26"/>
        </w:rPr>
        <w:t>1.1.6  Target</w:t>
      </w:r>
      <w:proofErr w:type="gramEnd"/>
      <w:r w:rsidRPr="006C74FE">
        <w:rPr>
          <w:sz w:val="26"/>
          <w:szCs w:val="26"/>
        </w:rPr>
        <w:t xml:space="preserve"> audience and beneficiaries</w:t>
      </w:r>
    </w:p>
    <w:p w14:paraId="179E6323" w14:textId="77777777" w:rsidR="00F73F59" w:rsidRDefault="00F73F59" w:rsidP="00F73F59">
      <w:pPr>
        <w:spacing w:after="160" w:line="319" w:lineRule="auto"/>
        <w:jc w:val="both"/>
      </w:pPr>
      <w:r>
        <w:t xml:space="preserve">The primary intended beneficiaries of this work are surgical patients, particularly those at higher risk for hemodynamic instability: older adults, patients with cardiovascular comorbidity, patients undergoing prolonged or emergency surgery, and patients in healthcare systems where senior anesthesia expertise is unevenly available. The primary intended users are anesthesiologists and anesthesia trainees, who would interact with the twin as a clinical decision-support layer attached to existing patient monitors. Secondary beneficiaries include hospital quality and safety departments, who would gain a richer audit trail of intraoperative reasoning; medical educators, who could use the twin as a virtual teaching environment for anesthesia residents; and </w:t>
      </w:r>
      <w:r>
        <w:lastRenderedPageBreak/>
        <w:t>pharmaceutical and device researchers, who could use the underlying simulation framework as a sandbox for in-</w:t>
      </w:r>
      <w:proofErr w:type="spellStart"/>
      <w:r>
        <w:t>silico</w:t>
      </w:r>
      <w:proofErr w:type="spellEnd"/>
      <w:r>
        <w:t xml:space="preserve"> trials of new dosing strategies.</w:t>
      </w:r>
    </w:p>
    <w:p w14:paraId="324DF149" w14:textId="77777777" w:rsidR="00F73F59" w:rsidRDefault="00F73F59" w:rsidP="00F73F59">
      <w:pPr>
        <w:spacing w:after="160" w:line="319" w:lineRule="auto"/>
        <w:jc w:val="both"/>
      </w:pPr>
      <w:r>
        <w:t>More broadly, the project aligns with the global movement toward personalized medicine, with the World Health Organization's emphasis on reducing preventable surgical harm, and with the growing interest in regulatory science around computational digital twins for healthcare.</w:t>
      </w:r>
    </w:p>
    <w:p w14:paraId="732E4081" w14:textId="77777777" w:rsidR="00F73F59" w:rsidRPr="006C74FE" w:rsidRDefault="00F73F59" w:rsidP="00F73F59">
      <w:pPr>
        <w:spacing w:after="160" w:line="319" w:lineRule="auto"/>
        <w:jc w:val="both"/>
        <w:rPr>
          <w:b/>
          <w:bCs/>
          <w:sz w:val="26"/>
          <w:szCs w:val="26"/>
        </w:rPr>
      </w:pPr>
      <w:r w:rsidRPr="006C74FE">
        <w:rPr>
          <w:sz w:val="26"/>
          <w:szCs w:val="26"/>
        </w:rPr>
        <w:t xml:space="preserve">1.1.7 </w:t>
      </w:r>
      <w:r w:rsidRPr="006C74FE">
        <w:rPr>
          <w:b/>
          <w:bCs/>
          <w:sz w:val="26"/>
          <w:szCs w:val="26"/>
        </w:rPr>
        <w:t xml:space="preserve">  The Central Problem</w:t>
      </w:r>
    </w:p>
    <w:p w14:paraId="506D7D8A" w14:textId="77777777" w:rsidR="00F73F59" w:rsidRDefault="00F73F59" w:rsidP="00F73F59">
      <w:pPr>
        <w:spacing w:after="160" w:line="319" w:lineRule="auto"/>
        <w:jc w:val="both"/>
        <w:rPr>
          <w:sz w:val="28"/>
          <w:szCs w:val="28"/>
        </w:rPr>
      </w:pPr>
      <w:r>
        <w:rPr>
          <w:sz w:val="28"/>
          <w:szCs w:val="28"/>
        </w:rPr>
        <w:t>Despite being one of the most prevalent and potentially life-threatening conditions, hypotension remains unresolved. First, the majority of equipment utilized in operating rooms detects abnormalities after their manifestation; for instance, a blood pressure cuff cannot detect whether there will be an impending decrease in pressure, while a pulse oximeter can only notify about falling levels of oxygen. Hence, the surgeon needs to recognize the condition immediately, find its causes, and implement appropriate actions to stabilize the situation. This can be relatively easy during simple and scheduled surgeries but becomes increasingly challenging with complex and prolonged procedures, especially in case a patient suffers from multiple pathologies or is severely weakened by age.</w:t>
      </w:r>
    </w:p>
    <w:p w14:paraId="1375E789" w14:textId="77777777" w:rsidR="00F73F59" w:rsidRDefault="00F73F59" w:rsidP="00F73F59">
      <w:pPr>
        <w:spacing w:after="160" w:line="319" w:lineRule="auto"/>
        <w:jc w:val="both"/>
        <w:rPr>
          <w:sz w:val="28"/>
          <w:szCs w:val="28"/>
        </w:rPr>
      </w:pPr>
    </w:p>
    <w:p w14:paraId="2D40226D" w14:textId="77777777" w:rsidR="00F73F59" w:rsidRDefault="00F73F59" w:rsidP="00F73F59">
      <w:pPr>
        <w:spacing w:after="160" w:line="319" w:lineRule="auto"/>
        <w:jc w:val="both"/>
        <w:rPr>
          <w:sz w:val="28"/>
          <w:szCs w:val="28"/>
        </w:rPr>
      </w:pPr>
      <w:r>
        <w:rPr>
          <w:sz w:val="28"/>
          <w:szCs w:val="28"/>
        </w:rPr>
        <w:t>The problem lies in the inability to foresee potential anomalies that could affect a patient. Therefore, the surgeon needs a system that would provide answers to questions like why the patient's blood pressure may decrease shortly, what type of treatment is necessary for this specific person, and whether the same method should be applied to other individuals.</w:t>
      </w:r>
    </w:p>
    <w:p w14:paraId="10757728" w14:textId="77777777" w:rsidR="00F73F59" w:rsidRDefault="00F73F59" w:rsidP="00F73F59">
      <w:pPr>
        <w:spacing w:after="160" w:line="319" w:lineRule="auto"/>
        <w:jc w:val="both"/>
        <w:rPr>
          <w:sz w:val="28"/>
          <w:szCs w:val="28"/>
        </w:rPr>
      </w:pPr>
      <w:r>
        <w:rPr>
          <w:sz w:val="28"/>
          <w:szCs w:val="28"/>
        </w:rPr>
        <w:t>Physicians require systems that will be able to provide answers to questions such as why the blood pressure of this particular patient is about to fall, what the safest treatment method is for this patient, and whether the same treatment worked effectively for other patients.</w:t>
      </w:r>
    </w:p>
    <w:p w14:paraId="0568FEEB" w14:textId="77777777" w:rsidR="00F73F59" w:rsidRDefault="00F73F59" w:rsidP="00F73F59">
      <w:pPr>
        <w:spacing w:after="160" w:line="319" w:lineRule="auto"/>
        <w:jc w:val="both"/>
        <w:rPr>
          <w:sz w:val="28"/>
          <w:szCs w:val="28"/>
        </w:rPr>
      </w:pPr>
      <w:r>
        <w:rPr>
          <w:sz w:val="28"/>
          <w:szCs w:val="28"/>
        </w:rPr>
        <w:t>Such an issue represents precisely the void that this project seeks to fill.</w:t>
      </w:r>
    </w:p>
    <w:p w14:paraId="5E6BF950" w14:textId="1049E27A" w:rsidR="00F73F59" w:rsidRPr="00113825" w:rsidRDefault="00F73F59" w:rsidP="006C74FE">
      <w:pPr>
        <w:rPr>
          <w:b/>
          <w:sz w:val="30"/>
          <w:szCs w:val="30"/>
        </w:rPr>
      </w:pPr>
      <w:proofErr w:type="gramStart"/>
      <w:r w:rsidRPr="00113825">
        <w:rPr>
          <w:b/>
          <w:sz w:val="30"/>
          <w:szCs w:val="30"/>
        </w:rPr>
        <w:t>1.2  Literature</w:t>
      </w:r>
      <w:proofErr w:type="gramEnd"/>
      <w:r w:rsidRPr="00113825">
        <w:rPr>
          <w:b/>
          <w:sz w:val="30"/>
          <w:szCs w:val="30"/>
        </w:rPr>
        <w:t xml:space="preserve"> Review</w:t>
      </w:r>
    </w:p>
    <w:p w14:paraId="6F484D19" w14:textId="77777777" w:rsidR="00F73F59" w:rsidRDefault="00F73F59" w:rsidP="00F73F59">
      <w:pPr>
        <w:spacing w:after="160" w:line="319" w:lineRule="auto"/>
        <w:jc w:val="both"/>
      </w:pPr>
      <w:r>
        <w:lastRenderedPageBreak/>
        <w:t>The technical lineage of this project draws on four streams of research that, until recently, evolved largely in parallel: classical pharmacological modeling of anesthetic drugs, machine learning for adverse-event prediction in the operating room, the broader concept of the patient digital twin, and the data infrastructure that has made the first three possible. This section traces each stream chronologically and shows where they converge.</w:t>
      </w:r>
    </w:p>
    <w:p w14:paraId="43C2AC85" w14:textId="77777777" w:rsidR="00F73F59" w:rsidRPr="009C0F73" w:rsidRDefault="00F73F59" w:rsidP="00F73F59">
      <w:pPr>
        <w:pStyle w:val="Heading2"/>
        <w:rPr>
          <w:sz w:val="28"/>
        </w:rPr>
      </w:pPr>
      <w:proofErr w:type="gramStart"/>
      <w:r w:rsidRPr="009C0F73">
        <w:rPr>
          <w:sz w:val="28"/>
        </w:rPr>
        <w:t>1.2.1  From</w:t>
      </w:r>
      <w:proofErr w:type="gramEnd"/>
      <w:r w:rsidRPr="009C0F73">
        <w:rPr>
          <w:sz w:val="28"/>
        </w:rPr>
        <w:t xml:space="preserve"> population pharmacology to target-controlled infusion (1970s–1990s)</w:t>
      </w:r>
    </w:p>
    <w:p w14:paraId="1E614EA6" w14:textId="77777777" w:rsidR="00F73F59" w:rsidRDefault="00F73F59" w:rsidP="00F73F59">
      <w:pPr>
        <w:spacing w:after="160" w:line="319" w:lineRule="auto"/>
        <w:jc w:val="both"/>
      </w:pPr>
      <w:r>
        <w:t>The earliest mathematical models of how the body handles anesthetic drugs date to the 1970s and 1980s, when investigators developed compartmental pharmacokinetic models that described drug concentration in plasma as the solution to a system of linear differential equations. By the early 1990s, Shafer and Gregg [1] had extended these models to include an effect-site compartment, allowing prediction of drug concentration not just in blood but at the site where the drug actually acts on the brain or cardiovascular system. Their algorithms made it computationally feasible to administer a target-controlled infusion (TCI), where the anesthesiologist sets a desired effect-site concentration and the infusion pump computes, in real time, the variable infusion rate required to reach and hold that concentration. TCI is now standard in much of Europe and Asia.</w:t>
      </w:r>
    </w:p>
    <w:p w14:paraId="1612F21A" w14:textId="77777777" w:rsidR="00F73F59" w:rsidRDefault="00F73F59" w:rsidP="00F73F59">
      <w:pPr>
        <w:spacing w:after="160" w:line="319" w:lineRule="auto"/>
        <w:jc w:val="both"/>
      </w:pPr>
      <w:r>
        <w:t xml:space="preserve">Crucially, however, the parameters used inside these models, such as the volumes of distribution and the elimination clearances, were originally derived from population averages. </w:t>
      </w:r>
      <w:proofErr w:type="spellStart"/>
      <w:r>
        <w:t>Schnider's</w:t>
      </w:r>
      <w:proofErr w:type="spellEnd"/>
      <w:r>
        <w:t xml:space="preserve"> three-compartment model of </w:t>
      </w:r>
      <w:proofErr w:type="spellStart"/>
      <w:r>
        <w:t>propofol</w:t>
      </w:r>
      <w:proofErr w:type="spellEnd"/>
      <w:r>
        <w:t>, published in 1998 [2], introduced covariates such as weight and age, but the model still treats the patient as a member of a statistical population rather than as a unique individual. This is the conceptual ceiling that more recent work has tried to break: target-controlled infusion delivers a drug to a population-averaged target, but it cannot tell you whether this particular patient's pressure will tolerate that target.</w:t>
      </w:r>
    </w:p>
    <w:p w14:paraId="6FDE80F8" w14:textId="77777777" w:rsidR="00F73F59" w:rsidRPr="009C0F73" w:rsidRDefault="00F73F59" w:rsidP="00F73F59">
      <w:pPr>
        <w:pStyle w:val="Heading2"/>
        <w:rPr>
          <w:sz w:val="26"/>
          <w:szCs w:val="26"/>
        </w:rPr>
      </w:pPr>
      <w:proofErr w:type="gramStart"/>
      <w:r w:rsidRPr="009C0F73">
        <w:rPr>
          <w:sz w:val="26"/>
          <w:szCs w:val="26"/>
        </w:rPr>
        <w:t>1.2.2  Continuous</w:t>
      </w:r>
      <w:proofErr w:type="gramEnd"/>
      <w:r w:rsidRPr="009C0F73">
        <w:rPr>
          <w:sz w:val="26"/>
          <w:szCs w:val="26"/>
        </w:rPr>
        <w:t xml:space="preserve"> waveforms and the rise of intraoperative data (2000s–2010s)</w:t>
      </w:r>
    </w:p>
    <w:p w14:paraId="4606ACC5" w14:textId="77777777" w:rsidR="00F73F59" w:rsidRDefault="00F73F59" w:rsidP="00F73F59">
      <w:pPr>
        <w:spacing w:after="160" w:line="319" w:lineRule="auto"/>
        <w:jc w:val="both"/>
      </w:pPr>
      <w:r>
        <w:t xml:space="preserve">The next baby step, less glamorous but absolutely essential, was infrastructural. Through the 2000s and early 2010s, the operating room slowly transitioned from paper anesthesia records to electronic health records and then to continuous high-frequency data capture. By 2018, Lee and Jung had released Vital Recorder [3], an open research tool capable of capturing time-synchronized waveforms from anesthesia machines, patient monitors, infusion pumps, electroencephalographs, and cardiac output monitors at sampling rates of 100 to 500 hertz. In 2022, the same group released </w:t>
      </w:r>
      <w:proofErr w:type="spellStart"/>
      <w:r>
        <w:t>VitalDB</w:t>
      </w:r>
      <w:proofErr w:type="spellEnd"/>
      <w:r>
        <w:t xml:space="preserve"> [4], a public dataset containing high-fidelity multi-parameter vital signs from more than six thousand surgical patients at Seoul National University Hospital, which has since become the de facto reference dataset for intraoperative AI research.</w:t>
      </w:r>
    </w:p>
    <w:p w14:paraId="091ED304" w14:textId="77777777" w:rsidR="00F73F59" w:rsidRDefault="00F73F59" w:rsidP="00F73F59">
      <w:pPr>
        <w:spacing w:after="160" w:line="319" w:lineRule="auto"/>
        <w:jc w:val="both"/>
      </w:pPr>
      <w:r>
        <w:lastRenderedPageBreak/>
        <w:t xml:space="preserve">The importance of this step is hard to overstate. Without </w:t>
      </w:r>
      <w:proofErr w:type="spellStart"/>
      <w:r>
        <w:t>VitalDB</w:t>
      </w:r>
      <w:proofErr w:type="spellEnd"/>
      <w:r>
        <w:t xml:space="preserve"> and a small number of comparable datasets, none of the deep learning work described below would exist. </w:t>
      </w:r>
      <w:proofErr w:type="spellStart"/>
      <w:r>
        <w:t>Bijker</w:t>
      </w:r>
      <w:proofErr w:type="spellEnd"/>
      <w:r>
        <w:t xml:space="preserve"> and colleagues had already shown in 2007 [5] that the reported incidence of intraoperative hypotension varied wildly depending on definition, ranging from a few percent up to more than 90 percent in the same cohort. This was an early warning that the operating room produced enormous amounts of physiological data which were almost entirely thrown away. </w:t>
      </w:r>
      <w:proofErr w:type="spellStart"/>
      <w:r>
        <w:t>VitalDB</w:t>
      </w:r>
      <w:proofErr w:type="spellEnd"/>
      <w:r>
        <w:t xml:space="preserve"> and its peers were the first attempt to capture and standardize that data at a scale large enough for modern machine learning.</w:t>
      </w:r>
    </w:p>
    <w:p w14:paraId="7E9204EF" w14:textId="77777777" w:rsidR="00F73F59" w:rsidRPr="009C0F73" w:rsidRDefault="00F73F59" w:rsidP="00F73F59">
      <w:pPr>
        <w:pStyle w:val="Heading2"/>
        <w:rPr>
          <w:sz w:val="26"/>
          <w:szCs w:val="26"/>
        </w:rPr>
      </w:pPr>
      <w:proofErr w:type="gramStart"/>
      <w:r w:rsidRPr="009C0F73">
        <w:rPr>
          <w:sz w:val="26"/>
          <w:szCs w:val="26"/>
        </w:rPr>
        <w:t>1.2.3  The</w:t>
      </w:r>
      <w:proofErr w:type="gramEnd"/>
      <w:r w:rsidRPr="009C0F73">
        <w:rPr>
          <w:sz w:val="26"/>
          <w:szCs w:val="26"/>
        </w:rPr>
        <w:t xml:space="preserve"> first machine-learning hypotension predictors (2018)</w:t>
      </w:r>
    </w:p>
    <w:p w14:paraId="42D445C7" w14:textId="77777777" w:rsidR="00F73F59" w:rsidRDefault="00F73F59" w:rsidP="00F73F59">
      <w:pPr>
        <w:spacing w:after="160" w:line="319" w:lineRule="auto"/>
        <w:jc w:val="both"/>
      </w:pPr>
      <w:r>
        <w:t xml:space="preserve">The first inflection point in AI-driven perioperative medicine came in 2018. </w:t>
      </w:r>
      <w:proofErr w:type="spellStart"/>
      <w:r>
        <w:t>Hatib</w:t>
      </w:r>
      <w:proofErr w:type="spellEnd"/>
      <w:r>
        <w:t xml:space="preserve"> and colleagues, working with Edwards Lifesciences, published in Anesthesiology a machine learning algorithm capable of predicting hypotensive events from high-fidelity arterial pressure waveform features alone [6]. Their model used several thousand engineered features extracted from each pulse, fed into a logistic regression with a substantial regularization penalty, and produced what was marketed as the Hypotension Prediction Index. The algorithm reported sensitivity above 88 percent and specificity above 87 percent for predicting hypotension fifteen minutes in advance. Although the methodological soundness of the original training and validation strategy was later debated in the literature, the work demonstrated for the first time that the arterial pressure waveform contained enough morphological information for a machine to anticipate hypotension.</w:t>
      </w:r>
    </w:p>
    <w:p w14:paraId="6485ADFF" w14:textId="77777777" w:rsidR="00F73F59" w:rsidRDefault="00F73F59" w:rsidP="00F73F59">
      <w:pPr>
        <w:spacing w:after="160" w:line="319" w:lineRule="auto"/>
        <w:jc w:val="both"/>
      </w:pPr>
      <w:r>
        <w:t xml:space="preserve">In 2020, </w:t>
      </w:r>
      <w:proofErr w:type="spellStart"/>
      <w:r>
        <w:t>Wijnberge</w:t>
      </w:r>
      <w:proofErr w:type="spellEnd"/>
      <w:r>
        <w:t xml:space="preserve"> and colleagues reported the HYPE trial [7], a randomized clinical trial in which anesthesiologists guided by this predictive system spent substantially less time in hypotension than those practicing standard care. This was the first prospective evidence that AI-based prediction translates into measurable changes in clinical practice, and it set the bar for every subsequent system.</w:t>
      </w:r>
    </w:p>
    <w:p w14:paraId="7770ED25" w14:textId="77777777" w:rsidR="00F73F59" w:rsidRPr="009C0F73" w:rsidRDefault="00F73F59" w:rsidP="00F73F59">
      <w:pPr>
        <w:pStyle w:val="Heading2"/>
        <w:rPr>
          <w:sz w:val="26"/>
          <w:szCs w:val="26"/>
        </w:rPr>
      </w:pPr>
      <w:proofErr w:type="gramStart"/>
      <w:r w:rsidRPr="009C0F73">
        <w:rPr>
          <w:sz w:val="26"/>
          <w:szCs w:val="26"/>
        </w:rPr>
        <w:t>1.2.4  Deep</w:t>
      </w:r>
      <w:proofErr w:type="gramEnd"/>
      <w:r w:rsidRPr="009C0F73">
        <w:rPr>
          <w:sz w:val="26"/>
          <w:szCs w:val="26"/>
        </w:rPr>
        <w:t xml:space="preserve"> learning, multi-modal signals, and non-invasive monitoring (2020–2023)</w:t>
      </w:r>
    </w:p>
    <w:p w14:paraId="424698A8" w14:textId="77777777" w:rsidR="00F73F59" w:rsidRDefault="00F73F59" w:rsidP="00F73F59">
      <w:pPr>
        <w:spacing w:after="160" w:line="319" w:lineRule="auto"/>
        <w:jc w:val="both"/>
      </w:pPr>
      <w:r>
        <w:t xml:space="preserve">From 2020 onward, three trends took the field forward. First, deep learning replaced engineered features. Lee and colleagues showed in 2021 [8] that one-dimensional convolutional neural networks, trained directly on raw </w:t>
      </w:r>
      <w:proofErr w:type="spellStart"/>
      <w:r>
        <w:t>biosignal</w:t>
      </w:r>
      <w:proofErr w:type="spellEnd"/>
      <w:r>
        <w:t xml:space="preserve"> waveforms from </w:t>
      </w:r>
      <w:proofErr w:type="spellStart"/>
      <w:r>
        <w:t>VitalDB</w:t>
      </w:r>
      <w:proofErr w:type="spellEnd"/>
      <w:r>
        <w:t xml:space="preserve">, could predict hypotension at five-, ten-, and fifteen-minute horizons with areas under the ROC curve up to 0.91, and that a multichannel model combining arterial pressure, ECG, </w:t>
      </w:r>
      <w:proofErr w:type="spellStart"/>
      <w:r>
        <w:t>photoplethysmography</w:t>
      </w:r>
      <w:proofErr w:type="spellEnd"/>
      <w:r>
        <w:t xml:space="preserve">, and </w:t>
      </w:r>
      <w:proofErr w:type="spellStart"/>
      <w:r>
        <w:t>capnography</w:t>
      </w:r>
      <w:proofErr w:type="spellEnd"/>
      <w:r>
        <w:t xml:space="preserve"> outperformed a single-channel arterial pressure model.</w:t>
      </w:r>
    </w:p>
    <w:p w14:paraId="295B3462" w14:textId="77777777" w:rsidR="00F73F59" w:rsidRDefault="00F73F59" w:rsidP="00F73F59">
      <w:pPr>
        <w:spacing w:after="160" w:line="319" w:lineRule="auto"/>
        <w:jc w:val="both"/>
      </w:pPr>
      <w:r>
        <w:t>Second, the field began to move beyond invasive arterial lines. Jeong and colleagues [9] demonstrated that deep learning algorithms based purely on routinely available non-invasive monitors, the non-invasive blood pressure cuff, the ECG, the pulse oximeter, the capnograph, and the bispectral index, could predict hypotension five minutes in advance with internal-validation AUROC of 0.917 and external-validation AUROC of 0.833 on data from a different hospital. This was important because the original Hatib system required an arterial catheter, which is only used in a minority of surgeries. Non-invasive prediction opens hypotension forecasting to most of the world's surgical patients.</w:t>
      </w:r>
      <w:proofErr w:type="spellStart"/>
      <w:r/>
      <w:proofErr w:type="spellEnd"/>
      <w:r/>
      <w:r/>
      <w:proofErr w:type="spellStart"/>
      <w:r/>
      <w:proofErr w:type="spellEnd"/>
      <w:r/>
      <w:proofErr w:type="spellStart"/>
      <w:r/>
      <w:proofErr w:type="spellEnd"/>
      <w:r/>
      <w:proofErr w:type="spellStart"/>
      <w:r/>
      <w:proofErr w:type="spellEnd"/>
      <w:r/>
    </w:p>
    <w:p w14:paraId="2AF554CA" w14:textId="77777777" w:rsidR="00F73F59" w:rsidRDefault="00F73F59" w:rsidP="00F73F59">
      <w:pPr>
        <w:spacing w:after="160" w:line="319" w:lineRule="auto"/>
        <w:jc w:val="both"/>
      </w:pPr>
      <w:r>
        <w:t>Third, hybrid CNN-RNN architectures and ensembles began to outperform pure CNNs. Choe and colleagues [10] reported a STEP-OP system based on a weighted-average ensemble of CNN and recurrent neural networks trained on more than 18,000 VitalDB cases. Shim and colleagues [11] showed that gradient boosting machines and hybrid CNN-GRU networks fed with both waveforms and personalized clinical covariates reached AUROCs of 0.94, with accuracy of 0.88 at the five-minute horizon.</w:t>
      </w:r>
      <w:proofErr w:type="spellStart"/>
      <w:r/>
      <w:proofErr w:type="spellEnd"/>
      <w:r/>
      <w:proofErr w:type="spellStart"/>
      <w:r/>
      <w:proofErr w:type="spellEnd"/>
      <w:r/>
    </w:p>
    <w:p w14:paraId="20C2A446" w14:textId="77777777" w:rsidR="00F73F59" w:rsidRPr="009C0F73" w:rsidRDefault="00F73F59" w:rsidP="00F73F59">
      <w:pPr>
        <w:pStyle w:val="Heading2"/>
        <w:rPr>
          <w:sz w:val="26"/>
          <w:szCs w:val="26"/>
        </w:rPr>
      </w:pPr>
      <w:proofErr w:type="gramStart"/>
      <w:r w:rsidRPr="009C0F73">
        <w:rPr>
          <w:sz w:val="26"/>
          <w:szCs w:val="26"/>
        </w:rPr>
        <w:t>1.2.5  Transformers</w:t>
      </w:r>
      <w:proofErr w:type="gramEnd"/>
      <w:r w:rsidRPr="009C0F73">
        <w:rPr>
          <w:sz w:val="26"/>
          <w:szCs w:val="26"/>
        </w:rPr>
        <w:t>, calibration, and the move toward generalizability (2024–2025)</w:t>
      </w:r>
    </w:p>
    <w:p w14:paraId="6624D191" w14:textId="77777777" w:rsidR="00F73F59" w:rsidRDefault="00F73F59" w:rsidP="00F73F59">
      <w:pPr>
        <w:spacing w:after="160" w:line="319" w:lineRule="auto"/>
        <w:jc w:val="both"/>
      </w:pPr>
      <w:r>
        <w:t xml:space="preserve">The most recent generation of work has shifted attention from raw discrimination metrics to calibration, generalizability, and clinically meaningful evaluation. A 2026 study in PLOS Medicine [12] applied transformer architectures with self-attention mechanisms to dynamic time-series vital signs from more than 300,000 surgeries at Nanjing Drum Tower Hospital, externally validated on </w:t>
      </w:r>
      <w:proofErr w:type="spellStart"/>
      <w:r>
        <w:t>VitalDB</w:t>
      </w:r>
      <w:proofErr w:type="spellEnd"/>
      <w:r>
        <w:t>. The transformer offered better calibration and sensitivity than gradient-boosted baselines at five-, ten-, and fifteen-minute horizons. A 2025 cross-center evaluation by Chaari and colleagues [13] argued that previous AUROC numbers had been inflated by selection bias, particularly the exclusion of borderline blood pressure cases between 65 and 75 millimeters of mercury. When models were forced to operate on this gray zone, AI predictors still outperformed simple threshold rules, but by less than the headline numbers suggested. The takeaway is that the next frontier is not bigger AUROCs, but reliability across different patient populations and across the ambiguous cases where decisions are actually difficult.</w:t>
      </w:r>
    </w:p>
    <w:p w14:paraId="2D889419" w14:textId="77777777" w:rsidR="00F73F59" w:rsidRPr="009C0F73" w:rsidRDefault="00F73F59" w:rsidP="00F73F59">
      <w:pPr>
        <w:pStyle w:val="Heading2"/>
        <w:rPr>
          <w:sz w:val="26"/>
          <w:szCs w:val="26"/>
        </w:rPr>
      </w:pPr>
      <w:proofErr w:type="gramStart"/>
      <w:r w:rsidRPr="009C0F73">
        <w:rPr>
          <w:sz w:val="26"/>
          <w:szCs w:val="26"/>
        </w:rPr>
        <w:t>1.2.6  The</w:t>
      </w:r>
      <w:proofErr w:type="gramEnd"/>
      <w:r w:rsidRPr="009C0F73">
        <w:rPr>
          <w:sz w:val="26"/>
          <w:szCs w:val="26"/>
        </w:rPr>
        <w:t xml:space="preserve"> patient digital twin: from concept to early implementation (2018–2025)</w:t>
      </w:r>
    </w:p>
    <w:p w14:paraId="6BA6568D" w14:textId="77777777" w:rsidR="00F73F59" w:rsidRDefault="00F73F59" w:rsidP="00F73F59">
      <w:pPr>
        <w:spacing w:after="160" w:line="319" w:lineRule="auto"/>
        <w:jc w:val="both"/>
      </w:pPr>
      <w:r>
        <w:t xml:space="preserve">Parallel to this body of predictive work, a separate strand of literature has been developing the broader idea of the patient digital twin. </w:t>
      </w:r>
      <w:proofErr w:type="spellStart"/>
      <w:r>
        <w:t>Bruynseels</w:t>
      </w:r>
      <w:proofErr w:type="spellEnd"/>
      <w:r>
        <w:t xml:space="preserve">, </w:t>
      </w:r>
      <w:proofErr w:type="spellStart"/>
      <w:r>
        <w:t>Santoni</w:t>
      </w:r>
      <w:proofErr w:type="spellEnd"/>
      <w:r>
        <w:t xml:space="preserve"> de </w:t>
      </w:r>
      <w:proofErr w:type="spellStart"/>
      <w:r>
        <w:t>Sio</w:t>
      </w:r>
      <w:proofErr w:type="spellEnd"/>
      <w:r>
        <w:t>, and van den Hoven [14] gave one of the first conceptual treatments in 2018, framing the digital twin as a personalized integrative model in healthcare. Corral-</w:t>
      </w:r>
      <w:proofErr w:type="spellStart"/>
      <w:r>
        <w:t>Acero</w:t>
      </w:r>
      <w:proofErr w:type="spellEnd"/>
      <w:r>
        <w:t xml:space="preserve"> and colleagues [15] published a widely cited 2020 position paper in the European Heart Journal arguing that the digital twin rests on two pillars: statistical models learned inductively from data, and mechanistic models built deductively from the laws of physiology, and that precision cardiology will be delivered by their combination.</w:t>
      </w:r>
    </w:p>
    <w:p w14:paraId="67534666" w14:textId="77777777" w:rsidR="00F73F59" w:rsidRDefault="00F73F59" w:rsidP="00F73F59">
      <w:pPr>
        <w:spacing w:after="160" w:line="319" w:lineRule="auto"/>
        <w:jc w:val="both"/>
      </w:pPr>
      <w:r>
        <w:t>Concrete implementations have followed. Defraeye and colleagues [16] built a physics-based digital twin of transdermal fentanyl delivery for chronic pain management, integrating drug uptake, pharmacokinetics, and pharmacodynamics for individual patients. A 2025 comprehensive review in Frontiers in Digital Health [17] documented digital twin applications across cardiac, neurological, respiratory, metabolic, hepatic, oncological, and cellular domains, including a critical-care education twin that simulates patient conditions and responses during the first six hours of critical illness, and a population-scale cardiac twin built from a 3,461-patient cohort. Shamanna and colleagues [18] demonstrated that whole-body metabolic twins can drive measurable improvements in glucose control in type-2 diabetes.</w:t>
      </w:r>
      <w:proofErr w:type="spellStart"/>
      <w:r/>
      <w:proofErr w:type="spellEnd"/>
      <w:r/>
      <w:proofErr w:type="spellStart"/>
      <w:r/>
      <w:proofErr w:type="spellEnd"/>
      <w:r/>
    </w:p>
    <w:p w14:paraId="00C0958B" w14:textId="77777777" w:rsidR="00F73F59" w:rsidRDefault="00F73F59" w:rsidP="00F73F59">
      <w:pPr>
        <w:spacing w:after="160" w:line="319" w:lineRule="auto"/>
        <w:jc w:val="both"/>
      </w:pPr>
      <w:r>
        <w:t xml:space="preserve">Within anesthesia specifically, work has begun on digital twins for closed-loop control. A 2025 paper in SIMULATION [19] described a digital twin of a depth-of-anesthesia controller, built in MATLAB-Simulink on top of a population pharmacokinetic model of </w:t>
      </w:r>
      <w:proofErr w:type="spellStart"/>
      <w:r>
        <w:t>propofol</w:t>
      </w:r>
      <w:proofErr w:type="spellEnd"/>
      <w:r>
        <w:t xml:space="preserve">, intended for formal verification of closed-loop anesthesia algorithms before clinical deployment. </w:t>
      </w:r>
      <w:proofErr w:type="spellStart"/>
      <w:r>
        <w:t>Thoral</w:t>
      </w:r>
      <w:proofErr w:type="spellEnd"/>
      <w:r>
        <w:t xml:space="preserve"> and colleagues, in a 2021 review in the British Journal of </w:t>
      </w:r>
      <w:proofErr w:type="spellStart"/>
      <w:r>
        <w:t>Anaesthesia</w:t>
      </w:r>
      <w:proofErr w:type="spellEnd"/>
      <w:r>
        <w:t xml:space="preserve"> [20], argued that the convergence of high-resolution intraoperative data, validated pharmacological models, and modern machine learning makes anesthesia an ideal early adopter of patient-specific digital twins.</w:t>
      </w:r>
    </w:p>
    <w:p w14:paraId="7735AAD8" w14:textId="77777777" w:rsidR="00F73F59" w:rsidRPr="009C0F73" w:rsidRDefault="00F73F59" w:rsidP="00F73F59">
      <w:pPr>
        <w:pStyle w:val="Heading2"/>
        <w:rPr>
          <w:sz w:val="26"/>
          <w:szCs w:val="26"/>
        </w:rPr>
      </w:pPr>
      <w:proofErr w:type="gramStart"/>
      <w:r w:rsidRPr="009C0F73">
        <w:rPr>
          <w:sz w:val="26"/>
          <w:szCs w:val="26"/>
        </w:rPr>
        <w:t>1.2.7  Identified</w:t>
      </w:r>
      <w:proofErr w:type="gramEnd"/>
      <w:r w:rsidRPr="009C0F73">
        <w:rPr>
          <w:sz w:val="26"/>
          <w:szCs w:val="26"/>
        </w:rPr>
        <w:t xml:space="preserve"> gap and how this work is positioned</w:t>
      </w:r>
    </w:p>
    <w:p w14:paraId="60E806E5" w14:textId="77777777" w:rsidR="00F73F59" w:rsidRDefault="00F73F59" w:rsidP="00F73F59">
      <w:pPr>
        <w:spacing w:after="160" w:line="319" w:lineRule="auto"/>
        <w:jc w:val="both"/>
      </w:pPr>
      <w:r>
        <w:t>What emerges from this review is that two strong but largely separate lines of work have matured to the point where they can be combined. On one side, deep learning models can now predict intraoperative hypotension five to fifteen minutes in advance from routinely available signals, with proven impact in randomized clinical trials. On the other side, mechanistic pharmacokinetic-</w:t>
      </w:r>
      <w:proofErr w:type="spellStart"/>
      <w:r>
        <w:t>pharmacodynamic</w:t>
      </w:r>
      <w:proofErr w:type="spellEnd"/>
      <w:r>
        <w:t xml:space="preserve"> models can simulate, for a given patient, how a given dose of a given drug will alter that patient's effect-site concentration and, indirectly, their hemodynamics. To the best of the author's reading, no published system to date integrates both within a single patient-specific digital twin: a system in which the predictive model continuously forecasts risk, the mechanistic model simulates intervention scenarios, and the two are coupled by a shared representation of the individual patient's physiological state.</w:t>
      </w:r>
    </w:p>
    <w:p w14:paraId="405D7042" w14:textId="77777777" w:rsidR="00F73F59" w:rsidRDefault="00F73F59" w:rsidP="00F73F59">
      <w:pPr>
        <w:spacing w:after="160" w:line="319" w:lineRule="auto"/>
        <w:jc w:val="both"/>
      </w:pPr>
      <w:r>
        <w:t>This is the gap that the present project targets. The contribution is not a new neural network architecture, nor a new pharmacokinetic equation. It is the integration: a working digital twin of a surgical patient that produces both a forecast of risk and a personalized response to a hypothetical intervention, and that can be evaluated end-to-end on a public dataset by a single researcher.</w:t>
      </w:r>
    </w:p>
    <w:p w14:paraId="68169642" w14:textId="7A1FB69A" w:rsidR="00F73F59" w:rsidRPr="009C0F73" w:rsidRDefault="00F73F59" w:rsidP="00F73F59">
      <w:pPr>
        <w:rPr>
          <w:b/>
          <w:sz w:val="30"/>
          <w:szCs w:val="30"/>
        </w:rPr>
      </w:pPr>
      <w:proofErr w:type="gramStart"/>
      <w:r w:rsidRPr="009C0F73">
        <w:rPr>
          <w:b/>
          <w:sz w:val="30"/>
          <w:szCs w:val="30"/>
        </w:rPr>
        <w:t>1.3  Problem</w:t>
      </w:r>
      <w:proofErr w:type="gramEnd"/>
      <w:r w:rsidRPr="009C0F73">
        <w:rPr>
          <w:b/>
          <w:sz w:val="30"/>
          <w:szCs w:val="30"/>
        </w:rPr>
        <w:t xml:space="preserve"> Statement</w:t>
      </w:r>
    </w:p>
    <w:p w14:paraId="458F579D" w14:textId="77777777" w:rsidR="00F73F59" w:rsidRDefault="00F73F59" w:rsidP="00F73F59">
      <w:pPr>
        <w:spacing w:after="160" w:line="319" w:lineRule="auto"/>
        <w:jc w:val="both"/>
      </w:pPr>
      <w:r>
        <w:lastRenderedPageBreak/>
        <w:t>Intraoperative hypotension occurs in a majority of operations performed under general anesthesia and is causally associated with postoperative kidney injury, myocardial injury, stroke, and increased thirty-day mortality. Existing intraoperative monitoring is overwhelmingly reactive: it confirms that a deviation has already occurred, leaving the clinician to identify the cause and intervene before short-term deviation becomes lasting harm.</w:t>
      </w:r>
    </w:p>
    <w:p w14:paraId="2721029F" w14:textId="77777777" w:rsidR="00F73F59" w:rsidRDefault="00F73F59" w:rsidP="00F73F59">
      <w:pPr>
        <w:spacing w:after="160" w:line="319" w:lineRule="auto"/>
        <w:jc w:val="both"/>
      </w:pPr>
      <w:r>
        <w:t>Recent AI-based predictive systems can forecast hypotension several minutes in advance, but they answer only one question, namely whether an event is likely. They do not represent the individual patient's physiology in a form that allows the clinician to ask why this patient, why now, and what would happen if I did X instead of Y. Pharmacological simulation, which can answer the last of these, exists in parallel but is built on population-averaged parameters and is not coupled to the patient's live intraoperative trajectory.</w:t>
      </w:r>
    </w:p>
    <w:p w14:paraId="386E4669" w14:textId="77777777" w:rsidR="00F73F59" w:rsidRDefault="00F73F59" w:rsidP="00F73F59">
      <w:pPr>
        <w:spacing w:after="160" w:line="319" w:lineRule="auto"/>
        <w:jc w:val="both"/>
      </w:pPr>
      <w:r>
        <w:t>There is therefore no available system that simultaneously (</w:t>
      </w:r>
      <w:proofErr w:type="spellStart"/>
      <w:r>
        <w:t>i</w:t>
      </w:r>
      <w:proofErr w:type="spellEnd"/>
      <w:r>
        <w:t>) forecasts patient-specific intraoperative risk from live physiological signals, (ii) simulates that same patient's response to candidate interventions using validated pharmacological models, and (iii) presents both within a single, personalized, continuously updated representation of the patient that the anesthesiologist can interrogate during surgery. The absence of such a system limits the ability of clinicians to move from reactive recognition to proactive, personalized perioperative management.</w:t>
      </w:r>
    </w:p>
    <w:p w14:paraId="798FE9E8" w14:textId="77777777" w:rsidR="00F73F59" w:rsidRPr="00D650D4" w:rsidRDefault="00F73F59" w:rsidP="00F73F59">
      <w:pPr>
        <w:rPr>
          <w:del w:id="72" w:author="muhammad mursaleen" w:date="2026-05-06T22:19:00Z"/>
          <w:sz w:val="30"/>
          <w:szCs w:val="30"/>
        </w:rPr>
      </w:pPr>
      <w:del w:id="73" w:author="muhammad mursaleen" w:date="2026-05-06T22:19:00Z">
        <w:r w:rsidRPr="00D650D4">
          <w:rPr>
            <w:sz w:val="30"/>
            <w:szCs w:val="30"/>
          </w:rPr>
          <w:br w:type="page"/>
        </w:r>
      </w:del>
    </w:p>
    <w:p w14:paraId="210D593A" w14:textId="16B221EF" w:rsidR="00F73F59" w:rsidRPr="00D650D4" w:rsidRDefault="00F73F59" w:rsidP="00F73F59">
      <w:pPr>
        <w:pStyle w:val="Heading1"/>
        <w:rPr>
          <w:sz w:val="30"/>
          <w:szCs w:val="30"/>
        </w:rPr>
        <w:pPrChange w:id="74" w:author="muhammad mursaleen" w:date="2026-05-06T22:19:00Z">
          <w:pPr/>
        </w:pPrChange>
      </w:pPr>
      <w:proofErr w:type="gramStart"/>
      <w:r w:rsidRPr="00D650D4">
        <w:rPr>
          <w:sz w:val="30"/>
          <w:szCs w:val="30"/>
        </w:rPr>
        <w:t>1.4  Proposed</w:t>
      </w:r>
      <w:proofErr w:type="gramEnd"/>
      <w:r w:rsidRPr="00D650D4">
        <w:rPr>
          <w:sz w:val="30"/>
          <w:szCs w:val="30"/>
        </w:rPr>
        <w:t xml:space="preserve"> Solution</w:t>
      </w:r>
    </w:p>
    <w:p w14:paraId="1824C7EF" w14:textId="77777777" w:rsidR="00F73F59" w:rsidRDefault="00F73F59" w:rsidP="00F73F59">
      <w:pPr>
        <w:spacing w:after="160" w:line="319" w:lineRule="auto"/>
        <w:jc w:val="both"/>
      </w:pPr>
      <w:r>
        <w:t xml:space="preserve">The proposed system is a patient-specific intraoperative digital twin composed of four cooperating layers. The data ingestion layer continuously consumes intraoperative </w:t>
      </w:r>
      <w:proofErr w:type="spellStart"/>
      <w:r>
        <w:t>biosignals</w:t>
      </w:r>
      <w:proofErr w:type="spellEnd"/>
      <w:r>
        <w:t xml:space="preserve"> (arterial or non-invasive blood pressure, electrocardiogram, </w:t>
      </w:r>
      <w:proofErr w:type="spellStart"/>
      <w:r>
        <w:t>photoplethysmogram</w:t>
      </w:r>
      <w:proofErr w:type="spellEnd"/>
      <w:r>
        <w:t xml:space="preserve">, </w:t>
      </w:r>
      <w:proofErr w:type="spellStart"/>
      <w:r>
        <w:t>capnogram</w:t>
      </w:r>
      <w:proofErr w:type="spellEnd"/>
      <w:r>
        <w:t xml:space="preserve">) together with the patient's preoperative clinical record. The predictive layer is a deep neural network, trained from scratch by the author on the </w:t>
      </w:r>
      <w:proofErr w:type="spellStart"/>
      <w:r>
        <w:t>VitalDB</w:t>
      </w:r>
      <w:proofErr w:type="spellEnd"/>
      <w:r>
        <w:t xml:space="preserve"> </w:t>
      </w:r>
      <w:proofErr w:type="gramStart"/>
      <w:r>
        <w:t>cohort, that</w:t>
      </w:r>
      <w:proofErr w:type="gramEnd"/>
      <w:r>
        <w:t xml:space="preserve"> forecasts the probability of a hypotensive event within the next five minutes. The mechanistic layer is a pharmacokinetic-</w:t>
      </w:r>
      <w:proofErr w:type="spellStart"/>
      <w:r>
        <w:t>pharmacodynamic</w:t>
      </w:r>
      <w:proofErr w:type="spellEnd"/>
      <w:r>
        <w:t xml:space="preserve"> model of the principal anesthetic and vasoactive drugs, parameterized for the individual patient using their preoperative covariates and updated using their observed intraoperative response. The simulation and decision-support layer couples the predictive and mechanistic layers, allowing the clinician to query the twin with hypothetical interventions (for example, a small bolus of phenylephrine, a 20 percent reduction in </w:t>
      </w:r>
      <w:proofErr w:type="spellStart"/>
      <w:r>
        <w:t>propofol</w:t>
      </w:r>
      <w:proofErr w:type="spellEnd"/>
      <w:r>
        <w:t xml:space="preserve"> infusion rate, a 250 </w:t>
      </w:r>
      <w:proofErr w:type="spellStart"/>
      <w:r>
        <w:t>millilitre</w:t>
      </w:r>
      <w:proofErr w:type="spellEnd"/>
      <w:r>
        <w:t xml:space="preserve"> fluid bolus) and observe the resulting projected blood pressure trajectory and risk profile.</w:t>
      </w:r>
    </w:p>
    <w:p w14:paraId="5616E8B3" w14:textId="77777777" w:rsidR="00F73F59" w:rsidRDefault="00F73F59" w:rsidP="00F73F59">
      <w:pPr>
        <w:spacing w:after="160" w:line="319" w:lineRule="auto"/>
        <w:jc w:val="both"/>
      </w:pPr>
      <w:r>
        <w:t>The conceptual flow of the system is summarized in the diagram below.</w:t>
      </w:r>
    </w:p>
    <w:p w14:paraId="47EA02CE" w14:textId="77777777" w:rsidR="00F73F59" w:rsidRDefault="00F73F59" w:rsidP="00F73F59">
      <w:proofErr w:type="gramStart"/>
      <w:r>
        <w:rPr>
          <w:rFonts w:ascii="Consolas" w:eastAsia="Consolas" w:hAnsi="Consolas" w:cs="Consolas"/>
          <w:sz w:val="20"/>
          <w:szCs w:val="20"/>
        </w:rPr>
        <w:t>[ Preoperative</w:t>
      </w:r>
      <w:proofErr w:type="gramEnd"/>
      <w:r>
        <w:rPr>
          <w:rFonts w:ascii="Consolas" w:eastAsia="Consolas" w:hAnsi="Consolas" w:cs="Consolas"/>
          <w:sz w:val="20"/>
          <w:szCs w:val="20"/>
        </w:rPr>
        <w:t xml:space="preserve"> Patient Record ]    </w:t>
      </w:r>
      <w:proofErr w:type="gramStart"/>
      <w:r>
        <w:rPr>
          <w:rFonts w:ascii="Consolas" w:eastAsia="Consolas" w:hAnsi="Consolas" w:cs="Consolas"/>
          <w:sz w:val="20"/>
          <w:szCs w:val="20"/>
        </w:rPr>
        <w:t>[ Intraoperative</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Biosignals</w:t>
      </w:r>
      <w:proofErr w:type="spellEnd"/>
      <w:r>
        <w:rPr>
          <w:rFonts w:ascii="Consolas" w:eastAsia="Consolas" w:hAnsi="Consolas" w:cs="Consolas"/>
          <w:sz w:val="20"/>
          <w:szCs w:val="20"/>
        </w:rPr>
        <w:t xml:space="preserve"> ]</w:t>
      </w:r>
    </w:p>
    <w:p w14:paraId="777A6243" w14:textId="77777777" w:rsidR="00F73F59" w:rsidRDefault="00F73F59" w:rsidP="00F73F59">
      <w:r>
        <w:rPr>
          <w:rFonts w:ascii="Consolas" w:eastAsia="Consolas" w:hAnsi="Consolas" w:cs="Consolas"/>
          <w:sz w:val="20"/>
          <w:szCs w:val="20"/>
        </w:rPr>
        <w:t xml:space="preserve">  </w:t>
      </w:r>
      <w:proofErr w:type="gramStart"/>
      <w:r>
        <w:rPr>
          <w:rFonts w:ascii="Consolas" w:eastAsia="Consolas" w:hAnsi="Consolas" w:cs="Consolas"/>
          <w:sz w:val="20"/>
          <w:szCs w:val="20"/>
        </w:rPr>
        <w:t>age</w:t>
      </w:r>
      <w:proofErr w:type="gramEnd"/>
      <w:r>
        <w:rPr>
          <w:rFonts w:ascii="Consolas" w:eastAsia="Consolas" w:hAnsi="Consolas" w:cs="Consolas"/>
          <w:sz w:val="20"/>
          <w:szCs w:val="20"/>
        </w:rPr>
        <w:t>, weight, comorbidities,        ABP / NIBP, ECG, PPG, EtCO2</w:t>
      </w:r>
    </w:p>
    <w:p w14:paraId="2D18A4D8" w14:textId="77777777" w:rsidR="00F73F59" w:rsidRDefault="00F73F59" w:rsidP="00F73F59">
      <w:r>
        <w:rPr>
          <w:rFonts w:ascii="Consolas" w:eastAsia="Consolas" w:hAnsi="Consolas" w:cs="Consolas"/>
          <w:sz w:val="20"/>
          <w:szCs w:val="20"/>
        </w:rPr>
        <w:lastRenderedPageBreak/>
        <w:t xml:space="preserve">  ASA class, medications              sampled at 100 - 500 Hz</w:t>
      </w:r>
    </w:p>
    <w:p w14:paraId="2578B9BA" w14:textId="77777777" w:rsidR="00F73F59" w:rsidRDefault="00F73F59" w:rsidP="00F73F59">
      <w:r>
        <w:rPr>
          <w:rFonts w:ascii="Consolas" w:eastAsia="Consolas" w:hAnsi="Consolas" w:cs="Consolas"/>
          <w:sz w:val="20"/>
          <w:szCs w:val="20"/>
        </w:rPr>
        <w:t xml:space="preserve">             |                                  |</w:t>
      </w:r>
    </w:p>
    <w:p w14:paraId="2379E472" w14:textId="77777777" w:rsidR="00F73F59" w:rsidRDefault="00F73F59" w:rsidP="00F73F59">
      <w:r>
        <w:rPr>
          <w:rFonts w:ascii="Consolas" w:eastAsia="Consolas" w:hAnsi="Consolas" w:cs="Consolas"/>
          <w:sz w:val="20"/>
          <w:szCs w:val="20"/>
        </w:rPr>
        <w:t xml:space="preserve">             </w:t>
      </w:r>
      <w:proofErr w:type="gramStart"/>
      <w:r>
        <w:rPr>
          <w:rFonts w:ascii="Consolas" w:eastAsia="Consolas" w:hAnsi="Consolas" w:cs="Consolas"/>
          <w:sz w:val="20"/>
          <w:szCs w:val="20"/>
        </w:rPr>
        <w:t>v</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v</w:t>
      </w:r>
      <w:proofErr w:type="spellEnd"/>
    </w:p>
    <w:p w14:paraId="163DB505" w14:textId="77777777" w:rsidR="00F73F59" w:rsidRDefault="00F73F59" w:rsidP="00F73F59">
      <w:r>
        <w:rPr>
          <w:rFonts w:ascii="Consolas" w:eastAsia="Consolas" w:hAnsi="Consolas" w:cs="Consolas"/>
          <w:sz w:val="20"/>
          <w:szCs w:val="20"/>
        </w:rPr>
        <w:t xml:space="preserve">         +----------------------------------------+</w:t>
      </w:r>
    </w:p>
    <w:p w14:paraId="58563EDB" w14:textId="77777777" w:rsidR="00F73F59" w:rsidRDefault="00F73F59" w:rsidP="00F73F59">
      <w:r>
        <w:rPr>
          <w:rFonts w:ascii="Consolas" w:eastAsia="Consolas" w:hAnsi="Consolas" w:cs="Consolas"/>
          <w:sz w:val="20"/>
          <w:szCs w:val="20"/>
        </w:rPr>
        <w:t xml:space="preserve">         |          DATA INGESTION LAYER          |</w:t>
      </w:r>
    </w:p>
    <w:p w14:paraId="7FB640AE" w14:textId="77777777" w:rsidR="00F73F59" w:rsidRDefault="00F73F59" w:rsidP="00F73F59">
      <w:r>
        <w:rPr>
          <w:rFonts w:ascii="Consolas" w:eastAsia="Consolas" w:hAnsi="Consolas" w:cs="Consolas"/>
          <w:sz w:val="20"/>
          <w:szCs w:val="20"/>
        </w:rPr>
        <w:t xml:space="preserve">         |   </w:t>
      </w:r>
      <w:proofErr w:type="gramStart"/>
      <w:r>
        <w:rPr>
          <w:rFonts w:ascii="Consolas" w:eastAsia="Consolas" w:hAnsi="Consolas" w:cs="Consolas"/>
          <w:sz w:val="20"/>
          <w:szCs w:val="20"/>
        </w:rPr>
        <w:t>cleaning</w:t>
      </w:r>
      <w:proofErr w:type="gramEnd"/>
      <w:r>
        <w:rPr>
          <w:rFonts w:ascii="Consolas" w:eastAsia="Consolas" w:hAnsi="Consolas" w:cs="Consolas"/>
          <w:sz w:val="20"/>
          <w:szCs w:val="20"/>
        </w:rPr>
        <w:t>, alignment, windowing,      |</w:t>
      </w:r>
    </w:p>
    <w:p w14:paraId="0DDC4D59" w14:textId="77777777" w:rsidR="00F73F59" w:rsidRDefault="00F73F59" w:rsidP="00F73F59">
      <w:r>
        <w:rPr>
          <w:rFonts w:ascii="Consolas" w:eastAsia="Consolas" w:hAnsi="Consolas" w:cs="Consolas"/>
          <w:sz w:val="20"/>
          <w:szCs w:val="20"/>
        </w:rPr>
        <w:t xml:space="preserve">         |   </w:t>
      </w:r>
      <w:proofErr w:type="gramStart"/>
      <w:r>
        <w:rPr>
          <w:rFonts w:ascii="Consolas" w:eastAsia="Consolas" w:hAnsi="Consolas" w:cs="Consolas"/>
          <w:sz w:val="20"/>
          <w:szCs w:val="20"/>
        </w:rPr>
        <w:t>patient-specific</w:t>
      </w:r>
      <w:proofErr w:type="gramEnd"/>
      <w:r>
        <w:rPr>
          <w:rFonts w:ascii="Consolas" w:eastAsia="Consolas" w:hAnsi="Consolas" w:cs="Consolas"/>
          <w:sz w:val="20"/>
          <w:szCs w:val="20"/>
        </w:rPr>
        <w:t xml:space="preserve"> normalization       |</w:t>
      </w:r>
    </w:p>
    <w:p w14:paraId="579005CE" w14:textId="77777777" w:rsidR="00F73F59" w:rsidRDefault="00F73F59" w:rsidP="00F73F59">
      <w:r>
        <w:rPr>
          <w:rFonts w:ascii="Consolas" w:eastAsia="Consolas" w:hAnsi="Consolas" w:cs="Consolas"/>
          <w:sz w:val="20"/>
          <w:szCs w:val="20"/>
        </w:rPr>
        <w:t xml:space="preserve">         +----------------------------------------+</w:t>
      </w:r>
    </w:p>
    <w:p w14:paraId="4B3B8BB3" w14:textId="77777777" w:rsidR="00F73F59" w:rsidRDefault="00F73F59" w:rsidP="00F73F59">
      <w:r>
        <w:rPr>
          <w:rFonts w:ascii="Consolas" w:eastAsia="Consolas" w:hAnsi="Consolas" w:cs="Consolas"/>
          <w:sz w:val="20"/>
          <w:szCs w:val="20"/>
        </w:rPr>
        <w:t xml:space="preserve">                          |</w:t>
      </w:r>
    </w:p>
    <w:p w14:paraId="466B2007" w14:textId="77777777" w:rsidR="00F73F59" w:rsidRDefault="00F73F59" w:rsidP="00F73F59">
      <w:r>
        <w:rPr>
          <w:rFonts w:ascii="Consolas" w:eastAsia="Consolas" w:hAnsi="Consolas" w:cs="Consolas"/>
          <w:sz w:val="20"/>
          <w:szCs w:val="20"/>
        </w:rPr>
        <w:t xml:space="preserve">          +---------------+----------------+</w:t>
      </w:r>
    </w:p>
    <w:p w14:paraId="16B889C2" w14:textId="77777777" w:rsidR="00F73F59" w:rsidRDefault="00F73F59" w:rsidP="00F73F59">
      <w:r>
        <w:rPr>
          <w:rFonts w:ascii="Consolas" w:eastAsia="Consolas" w:hAnsi="Consolas" w:cs="Consolas"/>
          <w:sz w:val="20"/>
          <w:szCs w:val="20"/>
        </w:rPr>
        <w:t xml:space="preserve">          </w:t>
      </w:r>
      <w:proofErr w:type="gramStart"/>
      <w:r>
        <w:rPr>
          <w:rFonts w:ascii="Consolas" w:eastAsia="Consolas" w:hAnsi="Consolas" w:cs="Consolas"/>
          <w:sz w:val="20"/>
          <w:szCs w:val="20"/>
        </w:rPr>
        <w:t>v</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v</w:t>
      </w:r>
      <w:proofErr w:type="spellEnd"/>
    </w:p>
    <w:p w14:paraId="40898974" w14:textId="77777777" w:rsidR="00F73F59" w:rsidRDefault="00F73F59" w:rsidP="00F73F59">
      <w:r>
        <w:rPr>
          <w:rFonts w:ascii="Consolas" w:eastAsia="Consolas" w:hAnsi="Consolas" w:cs="Consolas"/>
          <w:sz w:val="20"/>
          <w:szCs w:val="20"/>
        </w:rPr>
        <w:t xml:space="preserve">  +-----------------+              +------------------+</w:t>
      </w:r>
    </w:p>
    <w:p w14:paraId="776B06E5" w14:textId="77777777" w:rsidR="00F73F59" w:rsidRDefault="00F73F59" w:rsidP="00F73F59">
      <w:r>
        <w:rPr>
          <w:rFonts w:ascii="Consolas" w:eastAsia="Consolas" w:hAnsi="Consolas" w:cs="Consolas"/>
          <w:sz w:val="20"/>
          <w:szCs w:val="20"/>
        </w:rPr>
        <w:t xml:space="preserve">  | PREDICTIVE </w:t>
      </w:r>
      <w:proofErr w:type="gramStart"/>
      <w:r>
        <w:rPr>
          <w:rFonts w:ascii="Consolas" w:eastAsia="Consolas" w:hAnsi="Consolas" w:cs="Consolas"/>
          <w:sz w:val="20"/>
          <w:szCs w:val="20"/>
        </w:rPr>
        <w:t>NET  |</w:t>
      </w:r>
      <w:proofErr w:type="gramEnd"/>
      <w:r>
        <w:rPr>
          <w:rFonts w:ascii="Consolas" w:eastAsia="Consolas" w:hAnsi="Consolas" w:cs="Consolas"/>
          <w:sz w:val="20"/>
          <w:szCs w:val="20"/>
        </w:rPr>
        <w:t xml:space="preserve">              | PK / PD ENGINE   |</w:t>
      </w:r>
    </w:p>
    <w:p w14:paraId="5FF484A3" w14:textId="77777777" w:rsidR="00F73F59" w:rsidRDefault="00F73F59" w:rsidP="00F73F59">
      <w:r>
        <w:rPr>
          <w:rFonts w:ascii="Consolas" w:eastAsia="Consolas" w:hAnsi="Consolas" w:cs="Consolas"/>
          <w:sz w:val="20"/>
          <w:szCs w:val="20"/>
        </w:rPr>
        <w:t xml:space="preserve">  | 1D CNN + GRU    |              | three-compartment|</w:t>
      </w:r>
    </w:p>
    <w:p w14:paraId="42914E63" w14:textId="77777777" w:rsidR="00F73F59" w:rsidRDefault="00F73F59" w:rsidP="00F73F59">
      <w:r>
        <w:rPr>
          <w:rFonts w:ascii="Consolas" w:eastAsia="Consolas" w:hAnsi="Consolas" w:cs="Consolas"/>
          <w:sz w:val="20"/>
          <w:szCs w:val="20"/>
        </w:rPr>
        <w:t xml:space="preserve">  | 5-min IOH </w:t>
      </w:r>
      <w:proofErr w:type="gramStart"/>
      <w:r>
        <w:rPr>
          <w:rFonts w:ascii="Consolas" w:eastAsia="Consolas" w:hAnsi="Consolas" w:cs="Consolas"/>
          <w:sz w:val="20"/>
          <w:szCs w:val="20"/>
        </w:rPr>
        <w:t>risk  |</w:t>
      </w:r>
      <w:proofErr w:type="gramEnd"/>
      <w:r>
        <w:rPr>
          <w:rFonts w:ascii="Consolas" w:eastAsia="Consolas" w:hAnsi="Consolas" w:cs="Consolas"/>
          <w:sz w:val="20"/>
          <w:szCs w:val="20"/>
        </w:rPr>
        <w:t xml:space="preserve">              | </w:t>
      </w:r>
      <w:proofErr w:type="spellStart"/>
      <w:r>
        <w:rPr>
          <w:rFonts w:ascii="Consolas" w:eastAsia="Consolas" w:hAnsi="Consolas" w:cs="Consolas"/>
          <w:sz w:val="20"/>
          <w:szCs w:val="20"/>
        </w:rPr>
        <w:t>propofol</w:t>
      </w:r>
      <w:proofErr w:type="spellEnd"/>
      <w:r>
        <w:rPr>
          <w:rFonts w:ascii="Consolas" w:eastAsia="Consolas" w:hAnsi="Consolas" w:cs="Consolas"/>
          <w:sz w:val="20"/>
          <w:szCs w:val="20"/>
        </w:rPr>
        <w:t xml:space="preserve"> +       |</w:t>
      </w:r>
    </w:p>
    <w:p w14:paraId="5B78F864" w14:textId="77777777" w:rsidR="00F73F59" w:rsidRDefault="00F73F59" w:rsidP="00F73F59">
      <w:r>
        <w:rPr>
          <w:rFonts w:ascii="Consolas" w:eastAsia="Consolas" w:hAnsi="Consolas" w:cs="Consolas"/>
          <w:sz w:val="20"/>
          <w:szCs w:val="20"/>
        </w:rPr>
        <w:t xml:space="preserve">  | trained on      |              | vasopressors,    |</w:t>
      </w:r>
    </w:p>
    <w:p w14:paraId="4ADDF8A8" w14:textId="77777777" w:rsidR="00F73F59" w:rsidRDefault="00F73F59" w:rsidP="00F73F59">
      <w:r>
        <w:rPr>
          <w:rFonts w:ascii="Consolas" w:eastAsia="Consolas" w:hAnsi="Consolas" w:cs="Consolas"/>
          <w:sz w:val="20"/>
          <w:szCs w:val="20"/>
        </w:rPr>
        <w:t xml:space="preserve">  | </w:t>
      </w:r>
      <w:proofErr w:type="spellStart"/>
      <w:r>
        <w:rPr>
          <w:rFonts w:ascii="Consolas" w:eastAsia="Consolas" w:hAnsi="Consolas" w:cs="Consolas"/>
          <w:sz w:val="20"/>
          <w:szCs w:val="20"/>
        </w:rPr>
        <w:t>VitalDB</w:t>
      </w:r>
      <w:proofErr w:type="spellEnd"/>
      <w:r>
        <w:rPr>
          <w:rFonts w:ascii="Consolas" w:eastAsia="Consolas" w:hAnsi="Consolas" w:cs="Consolas"/>
          <w:sz w:val="20"/>
          <w:szCs w:val="20"/>
        </w:rPr>
        <w:t xml:space="preserve">         |              | personalized     |</w:t>
      </w:r>
    </w:p>
    <w:p w14:paraId="40992730" w14:textId="77777777" w:rsidR="00F73F59" w:rsidRDefault="00F73F59" w:rsidP="00F73F59">
      <w:r>
        <w:rPr>
          <w:rFonts w:ascii="Consolas" w:eastAsia="Consolas" w:hAnsi="Consolas" w:cs="Consolas"/>
          <w:sz w:val="20"/>
          <w:szCs w:val="20"/>
        </w:rPr>
        <w:t xml:space="preserve">  +-----------------+              +------------------+</w:t>
      </w:r>
    </w:p>
    <w:p w14:paraId="4E813454" w14:textId="77777777" w:rsidR="00F73F59" w:rsidRDefault="00F73F59" w:rsidP="00F73F59">
      <w:r>
        <w:rPr>
          <w:rFonts w:ascii="Consolas" w:eastAsia="Consolas" w:hAnsi="Consolas" w:cs="Consolas"/>
          <w:sz w:val="20"/>
          <w:szCs w:val="20"/>
        </w:rPr>
        <w:t xml:space="preserve">          |                                |</w:t>
      </w:r>
    </w:p>
    <w:p w14:paraId="4DC156D4" w14:textId="77777777" w:rsidR="00F73F59" w:rsidRDefault="00F73F59" w:rsidP="00F73F59">
      <w:r>
        <w:rPr>
          <w:rFonts w:ascii="Consolas" w:eastAsia="Consolas" w:hAnsi="Consolas" w:cs="Consolas"/>
          <w:sz w:val="20"/>
          <w:szCs w:val="20"/>
        </w:rPr>
        <w:t xml:space="preserve">          +---------------+----------------+</w:t>
      </w:r>
    </w:p>
    <w:p w14:paraId="0D2CD477" w14:textId="77777777" w:rsidR="00F73F59" w:rsidRDefault="00F73F59" w:rsidP="00F73F59">
      <w:r>
        <w:rPr>
          <w:rFonts w:ascii="Consolas" w:eastAsia="Consolas" w:hAnsi="Consolas" w:cs="Consolas"/>
          <w:sz w:val="20"/>
          <w:szCs w:val="20"/>
        </w:rPr>
        <w:t xml:space="preserve">                          </w:t>
      </w:r>
      <w:proofErr w:type="gramStart"/>
      <w:r>
        <w:rPr>
          <w:rFonts w:ascii="Consolas" w:eastAsia="Consolas" w:hAnsi="Consolas" w:cs="Consolas"/>
          <w:sz w:val="20"/>
          <w:szCs w:val="20"/>
        </w:rPr>
        <w:t>v</w:t>
      </w:r>
      <w:proofErr w:type="gramEnd"/>
    </w:p>
    <w:p w14:paraId="0BDF9DB8" w14:textId="77777777" w:rsidR="00F73F59" w:rsidRDefault="00F73F59" w:rsidP="00F73F59">
      <w:r>
        <w:rPr>
          <w:rFonts w:ascii="Consolas" w:eastAsia="Consolas" w:hAnsi="Consolas" w:cs="Consolas"/>
          <w:sz w:val="20"/>
          <w:szCs w:val="20"/>
        </w:rPr>
        <w:t xml:space="preserve">            +-------------------------------+</w:t>
      </w:r>
    </w:p>
    <w:p w14:paraId="1CB25012" w14:textId="77777777" w:rsidR="00F73F59" w:rsidRDefault="00F73F59" w:rsidP="00F73F59">
      <w:r>
        <w:rPr>
          <w:rFonts w:ascii="Consolas" w:eastAsia="Consolas" w:hAnsi="Consolas" w:cs="Consolas"/>
          <w:sz w:val="20"/>
          <w:szCs w:val="20"/>
        </w:rPr>
        <w:t xml:space="preserve">            |   PATIENT DIGITAL TWIN </w:t>
      </w:r>
      <w:proofErr w:type="gramStart"/>
      <w:r>
        <w:rPr>
          <w:rFonts w:ascii="Consolas" w:eastAsia="Consolas" w:hAnsi="Consolas" w:cs="Consolas"/>
          <w:sz w:val="20"/>
          <w:szCs w:val="20"/>
        </w:rPr>
        <w:t>STATE  |</w:t>
      </w:r>
      <w:proofErr w:type="gramEnd"/>
    </w:p>
    <w:p w14:paraId="7FB68D2A" w14:textId="77777777" w:rsidR="00F73F59" w:rsidRDefault="00F73F59" w:rsidP="00F73F59">
      <w:r>
        <w:rPr>
          <w:rFonts w:ascii="Consolas" w:eastAsia="Consolas" w:hAnsi="Consolas" w:cs="Consolas"/>
          <w:sz w:val="20"/>
          <w:szCs w:val="20"/>
        </w:rPr>
        <w:t xml:space="preserve">            |   </w:t>
      </w:r>
      <w:proofErr w:type="gramStart"/>
      <w:r>
        <w:rPr>
          <w:rFonts w:ascii="Consolas" w:eastAsia="Consolas" w:hAnsi="Consolas" w:cs="Consolas"/>
          <w:sz w:val="20"/>
          <w:szCs w:val="20"/>
        </w:rPr>
        <w:t>live</w:t>
      </w:r>
      <w:proofErr w:type="gramEnd"/>
      <w:r>
        <w:rPr>
          <w:rFonts w:ascii="Consolas" w:eastAsia="Consolas" w:hAnsi="Consolas" w:cs="Consolas"/>
          <w:sz w:val="20"/>
          <w:szCs w:val="20"/>
        </w:rPr>
        <w:t xml:space="preserve"> MAP forecast + drug    |</w:t>
      </w:r>
    </w:p>
    <w:p w14:paraId="1952812A" w14:textId="77777777" w:rsidR="00F73F59" w:rsidRDefault="00F73F59" w:rsidP="00F73F59">
      <w:r>
        <w:rPr>
          <w:rFonts w:ascii="Consolas" w:eastAsia="Consolas" w:hAnsi="Consolas" w:cs="Consolas"/>
          <w:sz w:val="20"/>
          <w:szCs w:val="20"/>
        </w:rPr>
        <w:t xml:space="preserve">            |   </w:t>
      </w:r>
      <w:proofErr w:type="gramStart"/>
      <w:r>
        <w:rPr>
          <w:rFonts w:ascii="Consolas" w:eastAsia="Consolas" w:hAnsi="Consolas" w:cs="Consolas"/>
          <w:sz w:val="20"/>
          <w:szCs w:val="20"/>
        </w:rPr>
        <w:t>effect-site</w:t>
      </w:r>
      <w:proofErr w:type="gramEnd"/>
      <w:r>
        <w:rPr>
          <w:rFonts w:ascii="Consolas" w:eastAsia="Consolas" w:hAnsi="Consolas" w:cs="Consolas"/>
          <w:sz w:val="20"/>
          <w:szCs w:val="20"/>
        </w:rPr>
        <w:t xml:space="preserve"> concentrations  |</w:t>
      </w:r>
    </w:p>
    <w:p w14:paraId="0D31FA4F" w14:textId="77777777" w:rsidR="00F73F59" w:rsidRDefault="00F73F59" w:rsidP="00F73F59">
      <w:r>
        <w:rPr>
          <w:rFonts w:ascii="Consolas" w:eastAsia="Consolas" w:hAnsi="Consolas" w:cs="Consolas"/>
          <w:sz w:val="20"/>
          <w:szCs w:val="20"/>
        </w:rPr>
        <w:t xml:space="preserve">            +-------------------------------+</w:t>
      </w:r>
    </w:p>
    <w:p w14:paraId="515C5834" w14:textId="77777777" w:rsidR="00F73F59" w:rsidRDefault="00F73F59" w:rsidP="00F73F59">
      <w:r>
        <w:rPr>
          <w:rFonts w:ascii="Consolas" w:eastAsia="Consolas" w:hAnsi="Consolas" w:cs="Consolas"/>
          <w:sz w:val="20"/>
          <w:szCs w:val="20"/>
        </w:rPr>
        <w:t xml:space="preserve">                          |</w:t>
      </w:r>
    </w:p>
    <w:p w14:paraId="5EB0A2DF" w14:textId="77777777" w:rsidR="00F73F59" w:rsidRDefault="00F73F59" w:rsidP="00F73F59">
      <w:r>
        <w:rPr>
          <w:rFonts w:ascii="Consolas" w:eastAsia="Consolas" w:hAnsi="Consolas" w:cs="Consolas"/>
          <w:sz w:val="20"/>
          <w:szCs w:val="20"/>
        </w:rPr>
        <w:t xml:space="preserve">                          </w:t>
      </w:r>
      <w:proofErr w:type="gramStart"/>
      <w:r>
        <w:rPr>
          <w:rFonts w:ascii="Consolas" w:eastAsia="Consolas" w:hAnsi="Consolas" w:cs="Consolas"/>
          <w:sz w:val="20"/>
          <w:szCs w:val="20"/>
        </w:rPr>
        <w:t>v</w:t>
      </w:r>
      <w:proofErr w:type="gramEnd"/>
    </w:p>
    <w:p w14:paraId="39653900" w14:textId="77777777" w:rsidR="00F73F59" w:rsidRDefault="00F73F59" w:rsidP="00F73F59">
      <w:r>
        <w:rPr>
          <w:rFonts w:ascii="Consolas" w:eastAsia="Consolas" w:hAnsi="Consolas" w:cs="Consolas"/>
          <w:sz w:val="20"/>
          <w:szCs w:val="20"/>
        </w:rPr>
        <w:t xml:space="preserve">            +-------------------------------+</w:t>
      </w:r>
    </w:p>
    <w:p w14:paraId="7B4895BB" w14:textId="77777777" w:rsidR="00F73F59" w:rsidRDefault="00F73F59" w:rsidP="00F73F59">
      <w:r>
        <w:rPr>
          <w:rFonts w:ascii="Consolas" w:eastAsia="Consolas" w:hAnsi="Consolas" w:cs="Consolas"/>
          <w:sz w:val="20"/>
          <w:szCs w:val="20"/>
        </w:rPr>
        <w:t xml:space="preserve">            |   WHAT-IF SIMULATION ENGINE   |</w:t>
      </w:r>
    </w:p>
    <w:p w14:paraId="2AA513E2" w14:textId="77777777" w:rsidR="00F73F59" w:rsidRDefault="00F73F59" w:rsidP="00F73F59">
      <w:r>
        <w:rPr>
          <w:rFonts w:ascii="Consolas" w:eastAsia="Consolas" w:hAnsi="Consolas" w:cs="Consolas"/>
          <w:sz w:val="20"/>
          <w:szCs w:val="20"/>
        </w:rPr>
        <w:t xml:space="preserve">            |   </w:t>
      </w:r>
      <w:proofErr w:type="gramStart"/>
      <w:r>
        <w:rPr>
          <w:rFonts w:ascii="Consolas" w:eastAsia="Consolas" w:hAnsi="Consolas" w:cs="Consolas"/>
          <w:sz w:val="20"/>
          <w:szCs w:val="20"/>
        </w:rPr>
        <w:t>user</w:t>
      </w:r>
      <w:proofErr w:type="gramEnd"/>
      <w:r>
        <w:rPr>
          <w:rFonts w:ascii="Consolas" w:eastAsia="Consolas" w:hAnsi="Consolas" w:cs="Consolas"/>
          <w:sz w:val="20"/>
          <w:szCs w:val="20"/>
        </w:rPr>
        <w:t xml:space="preserve"> proposes intervention; |</w:t>
      </w:r>
    </w:p>
    <w:p w14:paraId="19F87CC7" w14:textId="77777777" w:rsidR="00F73F59" w:rsidRDefault="00F73F59" w:rsidP="00F73F59">
      <w:r>
        <w:rPr>
          <w:rFonts w:ascii="Consolas" w:eastAsia="Consolas" w:hAnsi="Consolas" w:cs="Consolas"/>
          <w:sz w:val="20"/>
          <w:szCs w:val="20"/>
        </w:rPr>
        <w:t xml:space="preserve">            |   </w:t>
      </w:r>
      <w:proofErr w:type="gramStart"/>
      <w:r>
        <w:rPr>
          <w:rFonts w:ascii="Consolas" w:eastAsia="Consolas" w:hAnsi="Consolas" w:cs="Consolas"/>
          <w:sz w:val="20"/>
          <w:szCs w:val="20"/>
        </w:rPr>
        <w:t>twin</w:t>
      </w:r>
      <w:proofErr w:type="gramEnd"/>
      <w:r>
        <w:rPr>
          <w:rFonts w:ascii="Consolas" w:eastAsia="Consolas" w:hAnsi="Consolas" w:cs="Consolas"/>
          <w:sz w:val="20"/>
          <w:szCs w:val="20"/>
        </w:rPr>
        <w:t xml:space="preserve"> returns projected      |</w:t>
      </w:r>
    </w:p>
    <w:p w14:paraId="6CD79031" w14:textId="77777777" w:rsidR="00F73F59" w:rsidRDefault="00F73F59" w:rsidP="00F73F59">
      <w:r>
        <w:rPr>
          <w:rFonts w:ascii="Consolas" w:eastAsia="Consolas" w:hAnsi="Consolas" w:cs="Consolas"/>
          <w:sz w:val="20"/>
          <w:szCs w:val="20"/>
        </w:rPr>
        <w:t xml:space="preserve">            |   </w:t>
      </w:r>
      <w:proofErr w:type="gramStart"/>
      <w:r>
        <w:rPr>
          <w:rFonts w:ascii="Consolas" w:eastAsia="Consolas" w:hAnsi="Consolas" w:cs="Consolas"/>
          <w:sz w:val="20"/>
          <w:szCs w:val="20"/>
        </w:rPr>
        <w:t>trajectory</w:t>
      </w:r>
      <w:proofErr w:type="gramEnd"/>
      <w:r>
        <w:rPr>
          <w:rFonts w:ascii="Consolas" w:eastAsia="Consolas" w:hAnsi="Consolas" w:cs="Consolas"/>
          <w:sz w:val="20"/>
          <w:szCs w:val="20"/>
        </w:rPr>
        <w:t xml:space="preserve"> + new risk       |</w:t>
      </w:r>
    </w:p>
    <w:p w14:paraId="24C3A6F5" w14:textId="77777777" w:rsidR="00F73F59" w:rsidRDefault="00F73F59" w:rsidP="00F73F59">
      <w:r>
        <w:rPr>
          <w:rFonts w:ascii="Consolas" w:eastAsia="Consolas" w:hAnsi="Consolas" w:cs="Consolas"/>
          <w:sz w:val="20"/>
          <w:szCs w:val="20"/>
        </w:rPr>
        <w:t xml:space="preserve">            +-------------------------------+</w:t>
      </w:r>
    </w:p>
    <w:p w14:paraId="00E8C1ED" w14:textId="77777777" w:rsidR="00F73F59" w:rsidRDefault="00F73F59" w:rsidP="00F73F59">
      <w:r>
        <w:rPr>
          <w:rFonts w:ascii="Consolas" w:eastAsia="Consolas" w:hAnsi="Consolas" w:cs="Consolas"/>
          <w:sz w:val="20"/>
          <w:szCs w:val="20"/>
        </w:rPr>
        <w:t xml:space="preserve">                          |</w:t>
      </w:r>
    </w:p>
    <w:p w14:paraId="7C64480F" w14:textId="77777777" w:rsidR="00F73F59" w:rsidRDefault="00F73F59" w:rsidP="00F73F59">
      <w:r>
        <w:rPr>
          <w:rFonts w:ascii="Consolas" w:eastAsia="Consolas" w:hAnsi="Consolas" w:cs="Consolas"/>
          <w:sz w:val="20"/>
          <w:szCs w:val="20"/>
        </w:rPr>
        <w:t xml:space="preserve">                          </w:t>
      </w:r>
      <w:proofErr w:type="gramStart"/>
      <w:r>
        <w:rPr>
          <w:rFonts w:ascii="Consolas" w:eastAsia="Consolas" w:hAnsi="Consolas" w:cs="Consolas"/>
          <w:sz w:val="20"/>
          <w:szCs w:val="20"/>
        </w:rPr>
        <w:t>v</w:t>
      </w:r>
      <w:proofErr w:type="gramEnd"/>
    </w:p>
    <w:p w14:paraId="2E2D52AD" w14:textId="77777777" w:rsidR="00F73F59" w:rsidRDefault="00F73F59" w:rsidP="00F73F59">
      <w:r>
        <w:rPr>
          <w:rFonts w:ascii="Consolas" w:eastAsia="Consolas" w:hAnsi="Consolas" w:cs="Consolas"/>
          <w:sz w:val="20"/>
          <w:szCs w:val="20"/>
        </w:rPr>
        <w:t xml:space="preserve">            +-------------------------------+</w:t>
      </w:r>
    </w:p>
    <w:p w14:paraId="1BC9732B" w14:textId="77777777" w:rsidR="00F73F59" w:rsidRDefault="00F73F59" w:rsidP="00F73F59">
      <w:r>
        <w:rPr>
          <w:rFonts w:ascii="Consolas" w:eastAsia="Consolas" w:hAnsi="Consolas" w:cs="Consolas"/>
          <w:sz w:val="20"/>
          <w:szCs w:val="20"/>
        </w:rPr>
        <w:t xml:space="preserve">            |   CLINICIAN DECISION </w:t>
      </w:r>
      <w:proofErr w:type="gramStart"/>
      <w:r>
        <w:rPr>
          <w:rFonts w:ascii="Consolas" w:eastAsia="Consolas" w:hAnsi="Consolas" w:cs="Consolas"/>
          <w:sz w:val="20"/>
          <w:szCs w:val="20"/>
        </w:rPr>
        <w:t>SUPPORT  |</w:t>
      </w:r>
      <w:proofErr w:type="gramEnd"/>
    </w:p>
    <w:p w14:paraId="1A53F491" w14:textId="77777777" w:rsidR="00F73F59" w:rsidRDefault="00F73F59" w:rsidP="00F73F59">
      <w:r>
        <w:rPr>
          <w:rFonts w:ascii="Consolas" w:eastAsia="Consolas" w:hAnsi="Consolas" w:cs="Consolas"/>
          <w:sz w:val="20"/>
          <w:szCs w:val="20"/>
        </w:rPr>
        <w:t xml:space="preserve">            |   </w:t>
      </w:r>
      <w:proofErr w:type="gramStart"/>
      <w:r>
        <w:rPr>
          <w:rFonts w:ascii="Consolas" w:eastAsia="Consolas" w:hAnsi="Consolas" w:cs="Consolas"/>
          <w:sz w:val="20"/>
          <w:szCs w:val="20"/>
        </w:rPr>
        <w:t>alert</w:t>
      </w:r>
      <w:proofErr w:type="gramEnd"/>
      <w:r>
        <w:rPr>
          <w:rFonts w:ascii="Consolas" w:eastAsia="Consolas" w:hAnsi="Consolas" w:cs="Consolas"/>
          <w:sz w:val="20"/>
          <w:szCs w:val="20"/>
        </w:rPr>
        <w:t xml:space="preserve"> + recommended actions |</w:t>
      </w:r>
    </w:p>
    <w:p w14:paraId="21DA1E24" w14:textId="77777777" w:rsidR="00F73F59" w:rsidRDefault="00F73F59" w:rsidP="00F73F59">
      <w:r>
        <w:rPr>
          <w:rFonts w:ascii="Consolas" w:eastAsia="Consolas" w:hAnsi="Consolas" w:cs="Consolas"/>
          <w:sz w:val="20"/>
          <w:szCs w:val="20"/>
        </w:rPr>
        <w:t xml:space="preserve">            |   ranked by simulated outcome |</w:t>
      </w:r>
    </w:p>
    <w:p w14:paraId="47C31F26" w14:textId="77777777" w:rsidR="00F73F59" w:rsidRDefault="00F73F59" w:rsidP="00F73F59">
      <w:r>
        <w:rPr>
          <w:rFonts w:ascii="Consolas" w:eastAsia="Consolas" w:hAnsi="Consolas" w:cs="Consolas"/>
          <w:sz w:val="20"/>
          <w:szCs w:val="20"/>
        </w:rPr>
        <w:t xml:space="preserve">            +-------------------------------+</w:t>
      </w:r>
    </w:p>
    <w:p w14:paraId="238EC701" w14:textId="77777777" w:rsidR="00F73F59" w:rsidRDefault="00F73F59" w:rsidP="00F73F59">
      <w:pPr>
        <w:spacing w:before="100" w:after="240"/>
        <w:jc w:val="center"/>
      </w:pPr>
      <w:r>
        <w:rPr>
          <w:i/>
          <w:iCs/>
          <w:sz w:val="22"/>
          <w:szCs w:val="22"/>
        </w:rPr>
        <w:t xml:space="preserve">Figure </w:t>
      </w:r>
      <w:proofErr w:type="gramStart"/>
      <w:r>
        <w:rPr>
          <w:i/>
          <w:iCs/>
          <w:sz w:val="22"/>
          <w:szCs w:val="22"/>
        </w:rPr>
        <w:t>1.1  High</w:t>
      </w:r>
      <w:proofErr w:type="gramEnd"/>
      <w:r>
        <w:rPr>
          <w:i/>
          <w:iCs/>
          <w:sz w:val="22"/>
          <w:szCs w:val="22"/>
        </w:rPr>
        <w:t>-level architecture of the proposed perioperative patient digital twin.</w:t>
      </w:r>
    </w:p>
    <w:p w14:paraId="37752ECE" w14:textId="77777777" w:rsidR="00F73F59" w:rsidRDefault="00F73F59" w:rsidP="00F73F59">
      <w:pPr>
        <w:spacing w:after="160" w:line="319" w:lineRule="auto"/>
        <w:jc w:val="both"/>
      </w:pPr>
      <w:r>
        <w:t xml:space="preserve">The training of the predictive layer constitutes the principal original engineering contribution. A one-dimensional convolutional encoder will be trained on segmented </w:t>
      </w:r>
      <w:proofErr w:type="spellStart"/>
      <w:r>
        <w:t>VitalDB</w:t>
      </w:r>
      <w:proofErr w:type="spellEnd"/>
      <w:r>
        <w:t xml:space="preserve"> waveforms with a five-minute prediction horizon, using mean arterial pressure below 65 millimeters of mercury for at least one minute as the positive label, with patient-stratified cross-validation. The output of the encoder will be fused with a tabular branch encoding preoperative covariates, and the combined representation will be the per-patient state passed to the simulation layer. The mechanistic engine will use the published </w:t>
      </w:r>
      <w:proofErr w:type="spellStart"/>
      <w:r>
        <w:t>Schnider</w:t>
      </w:r>
      <w:proofErr w:type="spellEnd"/>
      <w:r>
        <w:t xml:space="preserve"> three-compartment </w:t>
      </w:r>
      <w:proofErr w:type="spellStart"/>
      <w:r>
        <w:t>propofol</w:t>
      </w:r>
      <w:proofErr w:type="spellEnd"/>
      <w:r>
        <w:t xml:space="preserve"> model and standard vasopressor </w:t>
      </w:r>
      <w:r>
        <w:lastRenderedPageBreak/>
        <w:t>PK/PD parameters, with bedside calibration from the patient's observed response in the first minutes of stable anesthesia.</w:t>
      </w:r>
    </w:p>
    <w:p w14:paraId="25916C94" w14:textId="77777777" w:rsidR="00F73F59" w:rsidRDefault="00F73F59" w:rsidP="00F73F59">
      <w:pPr>
        <w:spacing w:after="160" w:line="319" w:lineRule="auto"/>
        <w:jc w:val="both"/>
      </w:pPr>
      <w:r>
        <w:t>The system is intended throughout as decision support, not as autonomous control. The twin generates forecasts, simulations, and ranked recommendations; the clinician retains sole authority over every actual intervention administered to the real patient.</w:t>
      </w:r>
    </w:p>
    <w:p w14:paraId="33DFB633" w14:textId="1B06E789" w:rsidR="00F73F59" w:rsidRDefault="00F73F59">
      <w:pPr>
        <w:pStyle w:val="Heading1"/>
      </w:pPr>
    </w:p>
    <w:p w14:paraId="72ED3A79" w14:textId="77777777" w:rsidR="009C0F73" w:rsidRDefault="009C0F73">
      <w:pPr>
        <w:pStyle w:val="Heading1"/>
      </w:pPr>
    </w:p>
    <w:p w14:paraId="355077F8" w14:textId="388A7CBA" w:rsidR="00C76803" w:rsidRDefault="009476B2">
      <w:pPr>
        <w:pStyle w:val="Heading1"/>
      </w:pPr>
      <w:r>
        <w:t>Chapter 2</w:t>
      </w:r>
    </w:p>
    <w:p w14:paraId="6B1743F3" w14:textId="77777777" w:rsidR="00C76803" w:rsidRDefault="009476B2">
      <w:pPr>
        <w:spacing w:after="360"/>
        <w:jc w:val="center"/>
      </w:pPr>
      <w:r>
        <w:rPr>
          <w:b/>
          <w:bCs/>
          <w:sz w:val="36"/>
          <w:szCs w:val="36"/>
        </w:rPr>
        <w:t>Literature Review</w:t>
      </w:r>
    </w:p>
    <w:p w14:paraId="7696BFD4" w14:textId="77777777" w:rsidR="00C76803" w:rsidRDefault="009476B2">
      <w:pPr>
        <w:pStyle w:val="Heading2"/>
      </w:pPr>
      <w:proofErr w:type="gramStart"/>
      <w:r>
        <w:t>2.1  Introduction</w:t>
      </w:r>
      <w:proofErr w:type="gramEnd"/>
    </w:p>
    <w:p w14:paraId="104A2047" w14:textId="77777777" w:rsidR="00C76803" w:rsidRDefault="009476B2">
      <w:pPr>
        <w:spacing w:after="160" w:line="320" w:lineRule="auto"/>
        <w:jc w:val="both"/>
      </w:pPr>
      <w:r>
        <w:t>The work proposed in this thesis sits at the intersection of four research currents that have, until recently, evolved largely in parallel: the mathematical pharmacology of intravenous anesthetic and vasoactive drugs, the machine learning of intraoperative adverse events, the broader clinical concept of the patient digital twin, and the data infrastructure that has made the first three computationally tractable. Chapter 1 sketched the historical arc of these currents at a level appropriate for an introduction. The purpose of the present chapter is to revisit each current in greater technical depth, to compare the major contributions critically rather than merely catalogue them, to surface the disagreements and unresolved problems that the field is still working through, and finally to identify the precise gap that the proposed digital twin is designed to fill.</w:t>
      </w:r>
    </w:p>
    <w:p w14:paraId="06C50BCE" w14:textId="77777777" w:rsidR="00C76803" w:rsidRDefault="009476B2">
      <w:pPr>
        <w:spacing w:after="160" w:line="320" w:lineRule="auto"/>
        <w:jc w:val="both"/>
      </w:pPr>
      <w:r>
        <w:t xml:space="preserve">The chapter is organized into seven sections. Section 2.2 examines the clinical problem of </w:t>
      </w:r>
      <w:proofErr w:type="gramStart"/>
      <w:r>
        <w:t>intraoperative</w:t>
      </w:r>
      <w:proofErr w:type="gramEnd"/>
      <w:r>
        <w:t xml:space="preserve"> hypotension itself: how it is defined, how prevalent it is, and what evidence supports its causal role in postoperative organ injury. Section 2.3 traces the pharmacological modeling tradition from the original three-compartment formulation through the modern </w:t>
      </w:r>
      <w:proofErr w:type="spellStart"/>
      <w:r>
        <w:t>Eleveld</w:t>
      </w:r>
      <w:proofErr w:type="spellEnd"/>
      <w:r>
        <w:t xml:space="preserve"> general-purpose model, with particular attention to the limitations of population-averaged parameterization. Section 2.4 reviews the machine learning literature on intraoperative event prediction, beginning with the Hypotension Prediction Index of 2018 and moving through the more recent transformer and multimodal architectures. Section 2.5 covers the patient digital twin paradigm in healthcare more broadly, drawing comparisons with cardiology, oncology, and metabolic disease. Section 2.6 surveys the open data infrastructure, with emphasis on the </w:t>
      </w:r>
      <w:proofErr w:type="spellStart"/>
      <w:r>
        <w:t>VitalDB</w:t>
      </w:r>
      <w:proofErr w:type="spellEnd"/>
      <w:r>
        <w:t xml:space="preserve"> </w:t>
      </w:r>
      <w:r>
        <w:lastRenderedPageBreak/>
        <w:t>dataset that this project will use. Section 2.7 synthesizes the previous sections into a comparative analysis using two reference tables, and Section 2.8 articulates the specific research gap that motivates this work.</w:t>
      </w:r>
    </w:p>
    <w:p w14:paraId="5062804D" w14:textId="77777777" w:rsidR="00C76803" w:rsidRDefault="009476B2">
      <w:pPr>
        <w:spacing w:after="160" w:line="320" w:lineRule="auto"/>
        <w:jc w:val="both"/>
      </w:pPr>
      <w:r>
        <w:t>Where Chapter 1 was written for a reader who needed orientation to the problem, this chapter is written for a reader who needs to understand exactly where in the existing landscape the proposed system sits, why competing approaches fall short, and on what evidentiary basis the design choices in Chapter 3 will rest.</w:t>
      </w:r>
    </w:p>
    <w:p w14:paraId="6DE0F917" w14:textId="77777777" w:rsidR="00C76803" w:rsidRDefault="009476B2">
      <w:pPr>
        <w:spacing w:after="160" w:line="320" w:lineRule="auto"/>
        <w:jc w:val="both"/>
      </w:pPr>
      <w:r>
        <w:t xml:space="preserve">One reading note is in order before proceeding. The literature surveyed here is not always in agreement, and on several substantive questions there is active disagreement among credible researchers. Whether intraoperative hypotension is causally linked to organ injury, whether the Hypotension Prediction Index added value beyond simple MAP </w:t>
      </w:r>
      <w:proofErr w:type="spellStart"/>
      <w:r>
        <w:t>thresholding</w:t>
      </w:r>
      <w:proofErr w:type="spellEnd"/>
      <w:r>
        <w:t>, whether population PKPD models can be trusted at the level of the individual patient, whether digital twins are a meaningful technical category or only an evocative label — each of these is contested in the recent literature. The aim of this chapter is to present the disagreements honestly rather than smooth them away, because the design choices made in Chapter 3 are responses to specific positions within these debates and will not be intelligible if the debates themselves are concealed. Where the present author has formed a view, the view is stated and its justification given, but the contrary positions are also represented in their strongest forms.</w:t>
      </w:r>
    </w:p>
    <w:p w14:paraId="6AC0CF81" w14:textId="77777777" w:rsidR="00C76803" w:rsidRDefault="009476B2">
      <w:pPr>
        <w:pStyle w:val="Heading2"/>
      </w:pPr>
      <w:proofErr w:type="gramStart"/>
      <w:r>
        <w:t>2.2  The</w:t>
      </w:r>
      <w:proofErr w:type="gramEnd"/>
      <w:r>
        <w:t xml:space="preserve"> Clinical Problem of Intraoperative Hypotension</w:t>
      </w:r>
    </w:p>
    <w:p w14:paraId="01E5744A" w14:textId="77777777" w:rsidR="00C76803" w:rsidRPr="00D650D4" w:rsidRDefault="009476B2">
      <w:pPr>
        <w:pStyle w:val="Heading3"/>
        <w:rPr>
          <w:i w:val="0"/>
          <w:sz w:val="28"/>
          <w:szCs w:val="28"/>
        </w:rPr>
      </w:pPr>
      <w:proofErr w:type="gramStart"/>
      <w:r w:rsidRPr="00D650D4">
        <w:rPr>
          <w:i w:val="0"/>
          <w:sz w:val="28"/>
          <w:szCs w:val="28"/>
        </w:rPr>
        <w:t>2.2.1  Definitions</w:t>
      </w:r>
      <w:proofErr w:type="gramEnd"/>
      <w:r w:rsidRPr="00D650D4">
        <w:rPr>
          <w:i w:val="0"/>
          <w:sz w:val="28"/>
          <w:szCs w:val="28"/>
        </w:rPr>
        <w:t xml:space="preserve"> and the </w:t>
      </w:r>
      <w:proofErr w:type="spellStart"/>
      <w:r w:rsidRPr="00D650D4">
        <w:rPr>
          <w:i w:val="0"/>
          <w:sz w:val="28"/>
          <w:szCs w:val="28"/>
        </w:rPr>
        <w:t>Bijker</w:t>
      </w:r>
      <w:proofErr w:type="spellEnd"/>
      <w:r w:rsidRPr="00D650D4">
        <w:rPr>
          <w:i w:val="0"/>
          <w:sz w:val="28"/>
          <w:szCs w:val="28"/>
        </w:rPr>
        <w:t xml:space="preserve"> controversy</w:t>
      </w:r>
    </w:p>
    <w:p w14:paraId="5AAAE7FD" w14:textId="77777777" w:rsidR="00C76803" w:rsidRDefault="009476B2">
      <w:pPr>
        <w:spacing w:after="160" w:line="320" w:lineRule="auto"/>
        <w:jc w:val="both"/>
      </w:pPr>
      <w:r>
        <w:t xml:space="preserve">Intraoperative hypotension (IOH) does not have a single, universally accepted definition, and this terminological inconsistency has shaped every subsequent line of research. </w:t>
      </w:r>
      <w:proofErr w:type="spellStart"/>
      <w:r>
        <w:t>Bijker</w:t>
      </w:r>
      <w:proofErr w:type="spellEnd"/>
      <w:r>
        <w:t xml:space="preserve"> and colleagues [5] performed a systematic review in 2007 in which they identified one hundred and forty distinct definitions of intraoperative hypotension across the published literature. The reported incidence in their cohort varied from approximately five percent to more than ninety-nine percent depending on which definition was applied. This variability is not pedantic; it has direct consequences for sample-size calculations, for regulatory clearance of devices, and for the labels assigned to training examples in any supervised machine learning pipeline.</w:t>
      </w:r>
    </w:p>
    <w:p w14:paraId="6992BC16" w14:textId="77777777" w:rsidR="00C76803" w:rsidRDefault="009476B2">
      <w:pPr>
        <w:spacing w:after="160" w:line="320" w:lineRule="auto"/>
        <w:jc w:val="both"/>
      </w:pPr>
      <w:r>
        <w:t xml:space="preserve">Subsequent work has gradually narrowed the definitional space. The most widely cited threshold, derived from large retrospective studies at the Cleveland Clinic by Walsh and colleagues and reinforced by </w:t>
      </w:r>
      <w:proofErr w:type="spellStart"/>
      <w:r>
        <w:t>Salmasi</w:t>
      </w:r>
      <w:proofErr w:type="spellEnd"/>
      <w:r>
        <w:t xml:space="preserve"> and colleagues [50], is a mean arterial pressure (MAP) below sixty-five millimeters of mercury sustained for at least one minute. A 2024 systematic review in the </w:t>
      </w:r>
      <w:r>
        <w:lastRenderedPageBreak/>
        <w:t>American Journal of Surgery [56] examined nineteen studies published between 2015 and 2022 and concluded that MAP below sixty-five for more than five minutes is the threshold most consistently associated with postoperative acute kidney injury, with risk increasing in a dose-dependent manner with the duration and depth of hypotension. The Hypotension Prediction Index, the first FDA-cleared commercial AI tool in this space, adopts the same threshold. For consistency with this convergent evidence base, the present project adopts MAP below sixty-five millimeters of mercury for one minute or more as its operational definition of an IOH event.</w:t>
      </w:r>
    </w:p>
    <w:p w14:paraId="3D468D68" w14:textId="77777777" w:rsidR="00C76803" w:rsidRDefault="009476B2">
      <w:pPr>
        <w:spacing w:after="160" w:line="320" w:lineRule="auto"/>
        <w:jc w:val="both"/>
      </w:pPr>
      <w:r>
        <w:t xml:space="preserve">It is important to note that this consensus is not unchallenged. A 2025 meta-analysis of randomized controlled trials, summarized by </w:t>
      </w:r>
      <w:proofErr w:type="spellStart"/>
      <w:r>
        <w:t>Kouz</w:t>
      </w:r>
      <w:proofErr w:type="spellEnd"/>
      <w:r>
        <w:t xml:space="preserve"> and colleagues [6 supplementary], reported that maintaining patients at higher versus lower target MAP did not produce a statistically significant difference in postoperative complications. The implication, debated vigorously in the perioperative literature, is that the observed associations between hypotension and outcomes may be partly confounded by underlying patient frailty rather than being entirely causal. The proposed digital twin does not need to take a position on this controversy; what it does need is a label definition consistent with the bulk of the supervised learning literature so that its predictions are comparable with prior work. The MAP-sixty-five-for-one-minute definition meets this requirement.</w:t>
      </w:r>
    </w:p>
    <w:p w14:paraId="56AB9A75" w14:textId="77777777" w:rsidR="00C76803" w:rsidRPr="00D650D4" w:rsidRDefault="009476B2">
      <w:pPr>
        <w:pStyle w:val="Heading3"/>
        <w:rPr>
          <w:i w:val="0"/>
        </w:rPr>
      </w:pPr>
      <w:proofErr w:type="gramStart"/>
      <w:r w:rsidRPr="00D650D4">
        <w:rPr>
          <w:i w:val="0"/>
        </w:rPr>
        <w:t>2.2.2  Epidemiology</w:t>
      </w:r>
      <w:proofErr w:type="gramEnd"/>
      <w:r w:rsidRPr="00D650D4">
        <w:rPr>
          <w:i w:val="0"/>
        </w:rPr>
        <w:t xml:space="preserve"> and burden</w:t>
      </w:r>
    </w:p>
    <w:p w14:paraId="105165E1" w14:textId="77777777" w:rsidR="00C76803" w:rsidRDefault="009476B2">
      <w:pPr>
        <w:spacing w:after="160" w:line="320" w:lineRule="auto"/>
        <w:jc w:val="both"/>
      </w:pPr>
      <w:r>
        <w:t xml:space="preserve">Reported incidence figures depend on the chosen definition, the patient population, and the type of surgery, but several large studies converge on a consistent picture. </w:t>
      </w:r>
      <w:proofErr w:type="spellStart"/>
      <w:r>
        <w:t>Wesselink</w:t>
      </w:r>
      <w:proofErr w:type="spellEnd"/>
      <w:r>
        <w:t xml:space="preserve"> and colleagues [23] performed a systematic review of intraoperative hypotension and postoperative outcomes across more than half a million patients and reported that approximately one in three patients undergoing non-cardiac surgery experiences at least one episode of MAP below sixty-five millimeters of mercury for five minutes or more. Gregory and colleagues [24], in a multicenter cohort of more than three hundred thousand non-cardiac surgical cases drawn from the United States Multicenter Perioperative Outcomes Group, documented a clear dose-response relationship between cumulative hypotension burden and a composite of postoperative myocardial injury, acute kidney injury, and thirty-day mortality. The hazard ratio for thirty-day mortality rose monotonically with each ten-minute increment of MAP below sixty-five.</w:t>
      </w:r>
    </w:p>
    <w:p w14:paraId="1DBE2761" w14:textId="77777777" w:rsidR="00C76803" w:rsidRDefault="009476B2">
      <w:pPr>
        <w:spacing w:after="160" w:line="320" w:lineRule="auto"/>
        <w:jc w:val="both"/>
      </w:pPr>
      <w:r>
        <w:t xml:space="preserve">The burden is not evenly distributed. Older patients, patients with chronic hypertension, patients on chronic angiotensin-converting enzyme inhibitors or angiotensin receptor blockers, patients undergoing emergency surgery, and patients with elevated American Society of Anesthesiologists (ASA) physical status scores all experience hypotension more frequently and tolerate it less well. </w:t>
      </w:r>
      <w:r>
        <w:lastRenderedPageBreak/>
        <w:t>This heterogeneity is exactly the kind of phenomenon that a population-averaged model cannot capture but a patient-specific digital twin should, in principle, be able to represent.</w:t>
      </w:r>
    </w:p>
    <w:p w14:paraId="22F98863" w14:textId="77777777" w:rsidR="00C76803" w:rsidRPr="00D650D4" w:rsidRDefault="009476B2">
      <w:pPr>
        <w:pStyle w:val="Heading3"/>
        <w:rPr>
          <w:i w:val="0"/>
        </w:rPr>
      </w:pPr>
      <w:proofErr w:type="gramStart"/>
      <w:r w:rsidRPr="00D650D4">
        <w:rPr>
          <w:i w:val="0"/>
        </w:rPr>
        <w:t>2.2.3  Mechanisms</w:t>
      </w:r>
      <w:proofErr w:type="gramEnd"/>
      <w:r w:rsidRPr="00D650D4">
        <w:rPr>
          <w:i w:val="0"/>
        </w:rPr>
        <w:t xml:space="preserve"> of intraoperative hypotension</w:t>
      </w:r>
    </w:p>
    <w:p w14:paraId="59F1F0C4" w14:textId="77777777" w:rsidR="00C76803" w:rsidRDefault="009476B2">
      <w:pPr>
        <w:spacing w:after="160" w:line="320" w:lineRule="auto"/>
        <w:jc w:val="both"/>
      </w:pPr>
      <w:r>
        <w:t xml:space="preserve">A useful taxonomy from the perioperative literature divides intraoperative hypotension by mechanism into three classes. </w:t>
      </w:r>
      <w:proofErr w:type="spellStart"/>
      <w:r>
        <w:t>Postinduction</w:t>
      </w:r>
      <w:proofErr w:type="spellEnd"/>
      <w:r>
        <w:t xml:space="preserve"> hypotension occurs in the first ten to twenty minutes after anesthetic induction and is overwhelmingly driven by the combined </w:t>
      </w:r>
      <w:proofErr w:type="spellStart"/>
      <w:r>
        <w:t>vasodilatory</w:t>
      </w:r>
      <w:proofErr w:type="spellEnd"/>
      <w:r>
        <w:t xml:space="preserve"> and </w:t>
      </w:r>
      <w:proofErr w:type="spellStart"/>
      <w:r>
        <w:t>cardiodepressant</w:t>
      </w:r>
      <w:proofErr w:type="spellEnd"/>
      <w:r>
        <w:t xml:space="preserve"> effects of induction agents (</w:t>
      </w:r>
      <w:proofErr w:type="spellStart"/>
      <w:r>
        <w:t>propofol</w:t>
      </w:r>
      <w:proofErr w:type="spellEnd"/>
      <w:r>
        <w:t xml:space="preserve"> in particular) layered on top of a patient who may already be relatively volume-depleted from preoperative fasting. Early intraoperative hypotension, occurring during the first hour after induction but before significant surgical stimulation, is also drug-dominant but is increasingly modulated by positional changes, ventilation effects on venous return, and any rapid fluid or blood loss. Late intraoperative hypotension, occurring during the main body of the surgery, is dominated by surgical factors: bleeding, third-space fluid loss, retraction of vessels, manipulation of organs that triggers </w:t>
      </w:r>
      <w:proofErr w:type="spellStart"/>
      <w:r>
        <w:t>vagally</w:t>
      </w:r>
      <w:proofErr w:type="spellEnd"/>
      <w:r>
        <w:t xml:space="preserve"> mediated bradycardia, and the cumulative depressant effects of prolonged anesthetic exposure.</w:t>
      </w:r>
    </w:p>
    <w:p w14:paraId="31AE6EE3" w14:textId="77777777" w:rsidR="00C76803" w:rsidRDefault="009476B2">
      <w:pPr>
        <w:spacing w:after="160" w:line="320" w:lineRule="auto"/>
        <w:jc w:val="both"/>
      </w:pPr>
      <w:r>
        <w:t>This temporal taxonomy matters for the design of any predictive system. The relative weight of pharmacological versus surgical drivers shifts substantially across the three phases, and a model that performs well during postinduction may perform poorly during late intraoperative hypotension if its features and label distribution are not balanced across phases. Jeong and colleagues [9] explicitly stratified their performance reports by surgical phase and found that AUROC was approximately 0.05 lower during the late intraoperative phase than during the postinduction phase, consistent with the hypothesis that surgical drivers are intrinsically harder to predict than pharmacological drivers. The methodology proposed in Chapter 3 retains this stratification in the evaluation framework.</w:t>
      </w:r>
      <w:proofErr w:type="spellStart"/>
      <w:r/>
      <w:proofErr w:type="spellEnd"/>
      <w:r/>
      <w:proofErr w:type="spellStart"/>
      <w:r/>
      <w:proofErr w:type="spellEnd"/>
      <w:r/>
      <w:proofErr w:type="spellStart"/>
      <w:r/>
      <w:proofErr w:type="spellEnd"/>
      <w:r/>
    </w:p>
    <w:p w14:paraId="0BE0D296" w14:textId="77777777" w:rsidR="00C76803" w:rsidRPr="00D650D4" w:rsidRDefault="009476B2">
      <w:pPr>
        <w:pStyle w:val="Heading3"/>
        <w:rPr>
          <w:i w:val="0"/>
        </w:rPr>
      </w:pPr>
      <w:proofErr w:type="gramStart"/>
      <w:r w:rsidRPr="00D650D4">
        <w:rPr>
          <w:i w:val="0"/>
        </w:rPr>
        <w:t>2.2.4  The</w:t>
      </w:r>
      <w:proofErr w:type="gramEnd"/>
      <w:r w:rsidRPr="00D650D4">
        <w:rPr>
          <w:i w:val="0"/>
        </w:rPr>
        <w:t xml:space="preserve"> reactive monitoring ceiling</w:t>
      </w:r>
    </w:p>
    <w:p w14:paraId="4AFB68FB" w14:textId="77777777" w:rsidR="00C76803" w:rsidRDefault="009476B2">
      <w:pPr>
        <w:spacing w:after="160" w:line="320" w:lineRule="auto"/>
        <w:jc w:val="both"/>
      </w:pPr>
      <w:r>
        <w:t xml:space="preserve">Modern operating rooms are equipped with monitors that measure blood pressure (invasively via an arterial catheter, or non-invasively via an </w:t>
      </w:r>
      <w:proofErr w:type="spellStart"/>
      <w:r>
        <w:t>oscillometric</w:t>
      </w:r>
      <w:proofErr w:type="spellEnd"/>
      <w:r>
        <w:t xml:space="preserve"> cuff), the electrocardiogram, peripheral oxygen saturation via pulse oximetry, end-tidal carbon dioxide, and, in selected cases, depth of anesthesia indices such as the </w:t>
      </w:r>
      <w:proofErr w:type="spellStart"/>
      <w:r>
        <w:t>bispectral</w:t>
      </w:r>
      <w:proofErr w:type="spellEnd"/>
      <w:r>
        <w:t xml:space="preserve"> index. Every one of these monitors is reactive: it confirms a deviation that has already begun. The clinician's job is to recognize the deviation, infer its cause, and act before short-term deviation produces lasting damage. In stable elective surgery this is usually feasible. In long, complex surgery on frail patients it is much harder, and the consequences of being slightly too slow are documented in the studies cited above.</w:t>
      </w:r>
    </w:p>
    <w:p w14:paraId="29F750A2" w14:textId="77777777" w:rsidR="00C76803" w:rsidRDefault="009476B2">
      <w:pPr>
        <w:spacing w:after="160" w:line="320" w:lineRule="auto"/>
        <w:jc w:val="both"/>
      </w:pPr>
      <w:r>
        <w:lastRenderedPageBreak/>
        <w:t xml:space="preserve">The non-invasive blood pressure cuff deserves particular attention because it is the only blood-pressure measurement available in roughly seventy percent of surgeries worldwide. A standard </w:t>
      </w:r>
      <w:proofErr w:type="spellStart"/>
      <w:r>
        <w:t>oscillometric</w:t>
      </w:r>
      <w:proofErr w:type="spellEnd"/>
      <w:r>
        <w:t xml:space="preserve"> cuff produces a single MAP reading every three to five minutes, which means the clinician's perception of the patient's blood pressure trajectory is reconstructed from a sparsely sampled signal. By the time three consecutive cuff readings have established a downward trend, the patient may have been hypotensive for upwards of ten minutes. This sampling-rate ceiling alone explains a substantial fraction of the time-to-recognition gap between invasive and non-invasive monitoring, and it is a strong motivation for AI-based predictors that can extract information from the high-frequency signals (ECG, pulse oximeter waveform) that are continuously available even in the absence of an arterial line.</w:t>
      </w:r>
    </w:p>
    <w:p w14:paraId="0FDD1C77" w14:textId="77777777" w:rsidR="00C76803" w:rsidRDefault="009476B2">
      <w:pPr>
        <w:spacing w:after="160" w:line="320" w:lineRule="auto"/>
        <w:jc w:val="both"/>
      </w:pPr>
      <w:r>
        <w:t>This reactive ceiling is the central operational reason for the field's interest in predictive monitoring, and it is also the reason that prediction alone is not sufficient. A predictive monitor extends the warning horizon, but it does not tell the clinician what to do once the warning fires. The intervention question, what dose of which drug for this particular patient, is precisely what a coupled predictive-mechanistic digital twin is designed to answer.</w:t>
      </w:r>
    </w:p>
    <w:p w14:paraId="3099AAE4" w14:textId="77777777" w:rsidR="00C76803" w:rsidRPr="00D650D4" w:rsidRDefault="009476B2">
      <w:pPr>
        <w:pStyle w:val="Heading3"/>
        <w:rPr>
          <w:i w:val="0"/>
        </w:rPr>
      </w:pPr>
      <w:proofErr w:type="gramStart"/>
      <w:r w:rsidRPr="00D650D4">
        <w:rPr>
          <w:i w:val="0"/>
        </w:rPr>
        <w:t>2.2.5  The</w:t>
      </w:r>
      <w:proofErr w:type="gramEnd"/>
      <w:r w:rsidRPr="00D650D4">
        <w:rPr>
          <w:i w:val="0"/>
        </w:rPr>
        <w:t xml:space="preserve"> 2025 randomized-trial controversy</w:t>
      </w:r>
    </w:p>
    <w:p w14:paraId="123DC65F" w14:textId="77777777" w:rsidR="00C76803" w:rsidRDefault="009476B2">
      <w:pPr>
        <w:spacing w:after="160" w:line="320" w:lineRule="auto"/>
        <w:jc w:val="both"/>
      </w:pPr>
      <w:r>
        <w:t>A 2025 meta-analysis of randomized controlled trials [46], cited briefly in Section 2.2.1, has reignited debate over the causal relationship between intraoperative hypotension and postoperative organ injury. The meta-analysis pooled trials in which patients were randomized to higher versus lower target intraoperative MAP and reported no statistically significant difference in postoperative complications between the arms. Two readings of this finding are possible. The cautious reading is that observational associations between hypotension and adverse outcomes are partially confounded by underlying patient frailty: sicker patients tend to develop hypotension more easily and also tend to have worse outcomes for reasons unrelated to the hypotension itself. The skeptical reading is that the trials in the meta-analysis were under-powered, used inconsistent intervention strategies, and may have failed to achieve clinically meaningful separation between the high-target and low-target arms.</w:t>
      </w:r>
    </w:p>
    <w:p w14:paraId="66EFE04F" w14:textId="77777777" w:rsidR="00C76803" w:rsidRDefault="009476B2">
      <w:pPr>
        <w:spacing w:after="160" w:line="320" w:lineRule="auto"/>
        <w:jc w:val="both"/>
      </w:pPr>
      <w:r>
        <w:t xml:space="preserve">The proposed digital twin does not need to resolve this debate, but it does need to position itself carefully with respect to it. The system's value proposition is not predicated on a strong causal claim that preventing every episode of MAP below sixty-five will save lives; it is predicated on the weaker and more defensible claim that having a personalized projection of where MAP is going under different intervention scenarios is more useful than having no such projection. This framing is consistent both with the cautious and the skeptical readings of the 2025 meta-analysis, because </w:t>
      </w:r>
      <w:r>
        <w:lastRenderedPageBreak/>
        <w:t>both readings agree that the management of hypotension is currently driven by reactive thresholds and population-level reasoning, and both agree that more individualized decision support would be an improvement regardless of the underlying causal structure.</w:t>
      </w:r>
    </w:p>
    <w:p w14:paraId="1B7D2093" w14:textId="77777777" w:rsidR="00C76803" w:rsidRDefault="009476B2">
      <w:pPr>
        <w:pStyle w:val="Heading2"/>
      </w:pPr>
      <w:proofErr w:type="gramStart"/>
      <w:r>
        <w:t>2.3  Pharmacological</w:t>
      </w:r>
      <w:proofErr w:type="gramEnd"/>
      <w:r>
        <w:t xml:space="preserve"> Modeling of Anesthetic and Vasoactive Drugs</w:t>
      </w:r>
    </w:p>
    <w:p w14:paraId="2A577421" w14:textId="77777777" w:rsidR="00C76803" w:rsidRPr="00D650D4" w:rsidRDefault="009476B2">
      <w:pPr>
        <w:pStyle w:val="Heading3"/>
        <w:rPr>
          <w:i w:val="0"/>
          <w:sz w:val="28"/>
          <w:szCs w:val="28"/>
        </w:rPr>
      </w:pPr>
      <w:proofErr w:type="gramStart"/>
      <w:r w:rsidRPr="00D650D4">
        <w:rPr>
          <w:i w:val="0"/>
          <w:sz w:val="28"/>
          <w:szCs w:val="28"/>
        </w:rPr>
        <w:t>2.3.1  Compartmental</w:t>
      </w:r>
      <w:proofErr w:type="gramEnd"/>
      <w:r w:rsidRPr="00D650D4">
        <w:rPr>
          <w:i w:val="0"/>
          <w:sz w:val="28"/>
          <w:szCs w:val="28"/>
        </w:rPr>
        <w:t xml:space="preserve"> pharmacokinetics: foundations</w:t>
      </w:r>
    </w:p>
    <w:p w14:paraId="780EEFD3" w14:textId="77777777" w:rsidR="00C76803" w:rsidRDefault="009476B2">
      <w:pPr>
        <w:spacing w:after="160" w:line="320" w:lineRule="auto"/>
        <w:jc w:val="both"/>
      </w:pPr>
      <w:r>
        <w:t xml:space="preserve">The mathematical framework used to describe how the body distributes and eliminates an intravenous anesthetic drug dates to the 1950s and was formalized for clinical use during the 1970s and 1980s. The standard formulation represents the body as a small number of well-mixed compartments connected by first-order transfer rate constants. For </w:t>
      </w:r>
      <w:proofErr w:type="spellStart"/>
      <w:r>
        <w:t>propofol</w:t>
      </w:r>
      <w:proofErr w:type="spellEnd"/>
      <w:r>
        <w:t>, the most commonly used hypnotic in modern intravenous anesthesia, three compartments are conventionally used: a central compartment representing plasma and rapidly equilibrating tissues, a shallow peripheral compartment representing moderately perfused tissues such as muscle, and a deep peripheral compartment representing slowly equilibrating tissues such as fat. A fourth, virtual compartment, the effect site, is added to capture the temporal lag between plasma concentration and clinical effect.</w:t>
      </w:r>
    </w:p>
    <w:p w14:paraId="701369AF" w14:textId="77777777" w:rsidR="00C76803" w:rsidRDefault="009476B2">
      <w:pPr>
        <w:spacing w:after="160" w:line="320" w:lineRule="auto"/>
        <w:jc w:val="both"/>
      </w:pPr>
      <w:r>
        <w:t>Shafer and Gregg [1] published the algorithmic basis for target-controlled infusion (TCI) in 1992. They showed how to compute, in real time, the variable infusion rate required to achieve and hold a desired effect-site concentration given a compartmental model and a starting steady state. Their algorithm made it computationally feasible to set a clinical target in concentration units rather than infusion rate units, and it transformed the practice of intravenous anesthesia in Europe and Asia. (TCI is still not widely used in the United States, primarily because of regulatory rather than scientific reasons.)</w:t>
      </w:r>
    </w:p>
    <w:p w14:paraId="33CA5E7A" w14:textId="77777777" w:rsidR="00C76803" w:rsidRPr="00D650D4" w:rsidRDefault="009476B2">
      <w:pPr>
        <w:pStyle w:val="Heading3"/>
        <w:rPr>
          <w:i w:val="0"/>
        </w:rPr>
      </w:pPr>
      <w:proofErr w:type="gramStart"/>
      <w:r w:rsidRPr="00D650D4">
        <w:rPr>
          <w:i w:val="0"/>
        </w:rPr>
        <w:t>2.3.2  The</w:t>
      </w:r>
      <w:proofErr w:type="gramEnd"/>
      <w:r w:rsidRPr="00D650D4">
        <w:rPr>
          <w:i w:val="0"/>
        </w:rPr>
        <w:t xml:space="preserve"> </w:t>
      </w:r>
      <w:proofErr w:type="spellStart"/>
      <w:r w:rsidRPr="00D650D4">
        <w:rPr>
          <w:i w:val="0"/>
        </w:rPr>
        <w:t>Schnider</w:t>
      </w:r>
      <w:proofErr w:type="spellEnd"/>
      <w:r w:rsidRPr="00D650D4">
        <w:rPr>
          <w:i w:val="0"/>
        </w:rPr>
        <w:t xml:space="preserve"> model and its descendants</w:t>
      </w:r>
    </w:p>
    <w:p w14:paraId="75974A8E" w14:textId="77777777" w:rsidR="00C76803" w:rsidRDefault="009476B2">
      <w:pPr>
        <w:spacing w:after="160" w:line="320" w:lineRule="auto"/>
        <w:jc w:val="both"/>
      </w:pPr>
      <w:r>
        <w:t xml:space="preserve">The </w:t>
      </w:r>
      <w:proofErr w:type="spellStart"/>
      <w:r>
        <w:t>Schnider</w:t>
      </w:r>
      <w:proofErr w:type="spellEnd"/>
      <w:r>
        <w:t xml:space="preserve"> model [93], published in 1998, is the most widely cited </w:t>
      </w:r>
      <w:proofErr w:type="spellStart"/>
      <w:r>
        <w:t>propofol</w:t>
      </w:r>
      <w:proofErr w:type="spellEnd"/>
      <w:r>
        <w:t xml:space="preserve"> pharmacokinetic-</w:t>
      </w:r>
      <w:proofErr w:type="spellStart"/>
      <w:r>
        <w:t>pharmacodynamic</w:t>
      </w:r>
      <w:proofErr w:type="spellEnd"/>
      <w:r>
        <w:t xml:space="preserve"> model. It uses a three-compartment plus effect-site structure and parameterizes volumes and clearances as functions of patient age, weight, height, and lean body mass. </w:t>
      </w:r>
      <w:proofErr w:type="spellStart"/>
      <w:r>
        <w:t>Schnider's</w:t>
      </w:r>
      <w:proofErr w:type="spellEnd"/>
      <w:r>
        <w:t xml:space="preserve"> parameters were estimated by nonlinear mixed-effects regression on plasma concentration measurements from a few dozen volunteers. The model was a substantial advance because it acknowledged that pharmacokinetic parameters varied systematically with patient covariates, but it is in the end a population-averaged model: every patient who shares the same age, weight, height, and sex is treated identically by the model, regardless of their individual physiology.</w:t>
      </w:r>
    </w:p>
    <w:p w14:paraId="48141A6E" w14:textId="77777777" w:rsidR="00C76803" w:rsidRDefault="009476B2">
      <w:pPr>
        <w:spacing w:after="160" w:line="320" w:lineRule="auto"/>
        <w:jc w:val="both"/>
      </w:pPr>
      <w:r>
        <w:lastRenderedPageBreak/>
        <w:t xml:space="preserve">The Marsh model [94], published earlier, uses a similar three-compartment structure but a fixed parameterization derived from a smaller cohort. The Minto model [95] is the analogous compartmental model for remifentanil, the short-acting opioid most commonly co-administered with </w:t>
      </w:r>
      <w:proofErr w:type="spellStart"/>
      <w:r>
        <w:t>propofol</w:t>
      </w:r>
      <w:proofErr w:type="spellEnd"/>
      <w:r>
        <w:t xml:space="preserve">. These three models, </w:t>
      </w:r>
      <w:proofErr w:type="spellStart"/>
      <w:r>
        <w:t>Schnider</w:t>
      </w:r>
      <w:proofErr w:type="spellEnd"/>
      <w:r>
        <w:t>, Marsh, and Minto, formed the pharmacological backbone of clinical TCI practice from the late 1990s through the mid-2010s.</w:t>
      </w:r>
    </w:p>
    <w:p w14:paraId="4646B6B7" w14:textId="77777777" w:rsidR="00C76803" w:rsidRPr="00D650D4" w:rsidRDefault="009476B2">
      <w:pPr>
        <w:pStyle w:val="Heading3"/>
        <w:rPr>
          <w:i w:val="0"/>
        </w:rPr>
      </w:pPr>
      <w:proofErr w:type="gramStart"/>
      <w:r w:rsidRPr="00D650D4">
        <w:rPr>
          <w:i w:val="0"/>
        </w:rPr>
        <w:t>2.3.3  The</w:t>
      </w:r>
      <w:proofErr w:type="gramEnd"/>
      <w:r w:rsidRPr="00D650D4">
        <w:rPr>
          <w:i w:val="0"/>
        </w:rPr>
        <w:t xml:space="preserve"> </w:t>
      </w:r>
      <w:proofErr w:type="spellStart"/>
      <w:r w:rsidRPr="00D650D4">
        <w:rPr>
          <w:i w:val="0"/>
        </w:rPr>
        <w:t>Eleveld</w:t>
      </w:r>
      <w:proofErr w:type="spellEnd"/>
      <w:r w:rsidRPr="00D650D4">
        <w:rPr>
          <w:i w:val="0"/>
        </w:rPr>
        <w:t xml:space="preserve"> general-purpose model</w:t>
      </w:r>
    </w:p>
    <w:p w14:paraId="21DC72A2" w14:textId="77777777" w:rsidR="00C76803" w:rsidRDefault="009476B2">
      <w:pPr>
        <w:spacing w:after="160" w:line="320" w:lineRule="auto"/>
        <w:jc w:val="both"/>
      </w:pPr>
      <w:proofErr w:type="spellStart"/>
      <w:r>
        <w:t>Eleveld</w:t>
      </w:r>
      <w:proofErr w:type="spellEnd"/>
      <w:r>
        <w:t xml:space="preserve"> and colleagues [12 source] published in 2018 a </w:t>
      </w:r>
      <w:proofErr w:type="spellStart"/>
      <w:r>
        <w:t>propofol</w:t>
      </w:r>
      <w:proofErr w:type="spellEnd"/>
      <w:r>
        <w:t xml:space="preserve"> pharmacokinetic-</w:t>
      </w:r>
      <w:proofErr w:type="spellStart"/>
      <w:r>
        <w:t>pharmacodynamic</w:t>
      </w:r>
      <w:proofErr w:type="spellEnd"/>
      <w:r>
        <w:t xml:space="preserve"> model fitted on a substantially larger and more heterogeneous dataset. The </w:t>
      </w:r>
      <w:proofErr w:type="spellStart"/>
      <w:r>
        <w:t>Eleveld</w:t>
      </w:r>
      <w:proofErr w:type="spellEnd"/>
      <w:r>
        <w:t xml:space="preserve"> model was constructed from thirty pooled studies, contained pharmacokinetic data from approximately fifteen hundred patients, and </w:t>
      </w:r>
      <w:proofErr w:type="spellStart"/>
      <w:r>
        <w:t>pharmacodynamic</w:t>
      </w:r>
      <w:proofErr w:type="spellEnd"/>
      <w:r>
        <w:t xml:space="preserve"> data from a smaller subset for which </w:t>
      </w:r>
      <w:proofErr w:type="spellStart"/>
      <w:r>
        <w:t>bispectral</w:t>
      </w:r>
      <w:proofErr w:type="spellEnd"/>
      <w:r>
        <w:t xml:space="preserve"> index measurements were available. Critically, the </w:t>
      </w:r>
      <w:proofErr w:type="spellStart"/>
      <w:r>
        <w:t>Eleveld</w:t>
      </w:r>
      <w:proofErr w:type="spellEnd"/>
      <w:r>
        <w:t xml:space="preserve"> dataset spans a much wider age and body-composition range than </w:t>
      </w:r>
      <w:proofErr w:type="spellStart"/>
      <w:r>
        <w:t>Schnider</w:t>
      </w:r>
      <w:proofErr w:type="spellEnd"/>
      <w:r>
        <w:t xml:space="preserve">, including children, very elderly patients, and patients with high body mass index. As a result, the </w:t>
      </w:r>
      <w:proofErr w:type="spellStart"/>
      <w:r>
        <w:t>Eleveld</w:t>
      </w:r>
      <w:proofErr w:type="spellEnd"/>
      <w:r>
        <w:t xml:space="preserve"> model is the first </w:t>
      </w:r>
      <w:proofErr w:type="spellStart"/>
      <w:r>
        <w:t>propofol</w:t>
      </w:r>
      <w:proofErr w:type="spellEnd"/>
      <w:r>
        <w:t xml:space="preserve"> PKPD model that is intended to be valid across the full breadth of typical clinical populations rather than within a restricted subpopulation.</w:t>
      </w:r>
    </w:p>
    <w:p w14:paraId="212676C3" w14:textId="77777777" w:rsidR="00C76803" w:rsidRDefault="009476B2">
      <w:pPr>
        <w:spacing w:after="160" w:line="320" w:lineRule="auto"/>
        <w:jc w:val="both"/>
      </w:pPr>
      <w:r>
        <w:t xml:space="preserve">Prospective clinical validation by </w:t>
      </w:r>
      <w:proofErr w:type="spellStart"/>
      <w:r>
        <w:t>Vellinga</w:t>
      </w:r>
      <w:proofErr w:type="spellEnd"/>
      <w:r>
        <w:t xml:space="preserve"> and colleagues [27] found that the </w:t>
      </w:r>
      <w:proofErr w:type="spellStart"/>
      <w:r>
        <w:t>Eleveld</w:t>
      </w:r>
      <w:proofErr w:type="spellEnd"/>
      <w:r>
        <w:t xml:space="preserve"> model achieved a predictive precision of below thirty percent for arterial plasma concentrations across children, adults, obese adults, and elderly subjects, with a population bias below twenty percent in all groups except the elderly, where it was approximately negative twenty-seven percent. For </w:t>
      </w:r>
      <w:proofErr w:type="spellStart"/>
      <w:r>
        <w:t>pharmacodynamic</w:t>
      </w:r>
      <w:proofErr w:type="spellEnd"/>
      <w:r>
        <w:t xml:space="preserve"> predictions of </w:t>
      </w:r>
      <w:proofErr w:type="spellStart"/>
      <w:r>
        <w:t>bispectral</w:t>
      </w:r>
      <w:proofErr w:type="spellEnd"/>
      <w:r>
        <w:t xml:space="preserve"> index, the model achieved a bias and wobble of less than five BIS units and a precision near ten BIS units across all groups. These numbers are good for a population model, but they are not good in absolute terms. A 2024 study by Gibbs and colleagues [28] in the British Journal of </w:t>
      </w:r>
      <w:proofErr w:type="spellStart"/>
      <w:r>
        <w:t>Anaesthesia</w:t>
      </w:r>
      <w:proofErr w:type="spellEnd"/>
      <w:r>
        <w:t xml:space="preserve"> compared measured against predicted </w:t>
      </w:r>
      <w:proofErr w:type="spellStart"/>
      <w:r>
        <w:t>bispectral</w:t>
      </w:r>
      <w:proofErr w:type="spellEnd"/>
      <w:r>
        <w:t xml:space="preserve"> index during total intravenous anesthesia using the </w:t>
      </w:r>
      <w:proofErr w:type="spellStart"/>
      <w:r>
        <w:t>Eleveld</w:t>
      </w:r>
      <w:proofErr w:type="spellEnd"/>
      <w:r>
        <w:t xml:space="preserve"> model and reported that the median absolute prediction error was acceptable in aggregate but the range of within-subject errors was wide, in some cases exceeding twenty BIS units. The authors concluded that </w:t>
      </w:r>
      <w:proofErr w:type="spellStart"/>
      <w:r>
        <w:t>bispectral</w:t>
      </w:r>
      <w:proofErr w:type="spellEnd"/>
      <w:r>
        <w:t xml:space="preserve">-index predictions from the </w:t>
      </w:r>
      <w:proofErr w:type="spellStart"/>
      <w:r>
        <w:t>Eleveld</w:t>
      </w:r>
      <w:proofErr w:type="spellEnd"/>
      <w:r>
        <w:t xml:space="preserve"> model should be interpreted with caution at the level of individual patients.</w:t>
      </w:r>
    </w:p>
    <w:p w14:paraId="5BA6DC5F" w14:textId="77777777" w:rsidR="00C76803" w:rsidRDefault="009476B2">
      <w:pPr>
        <w:spacing w:after="160" w:line="320" w:lineRule="auto"/>
        <w:jc w:val="both"/>
      </w:pPr>
      <w:r>
        <w:t xml:space="preserve">This finding is important for the present project. It tells us that even the best general-purpose </w:t>
      </w:r>
      <w:proofErr w:type="spellStart"/>
      <w:r>
        <w:t>propofol</w:t>
      </w:r>
      <w:proofErr w:type="spellEnd"/>
      <w:r>
        <w:t xml:space="preserve"> model, fitted on more than a thousand patients, leaves substantial residual unexplained variation at the individual patient level. The proposed digital twin is therefore not aiming to compete with these mechanistic models on point-prediction accuracy in their own metric. It is </w:t>
      </w:r>
      <w:r>
        <w:lastRenderedPageBreak/>
        <w:t>aiming to use them as priors that are then refined by the patient's own observed intraoperative response, so that the residual at the individual level is reduced rather than fixed.</w:t>
      </w:r>
    </w:p>
    <w:p w14:paraId="2B6117EF" w14:textId="3A0BC275" w:rsidR="00C76803" w:rsidRDefault="009476B2">
      <w:pPr>
        <w:spacing w:after="160" w:line="320" w:lineRule="auto"/>
        <w:jc w:val="both"/>
      </w:pPr>
      <w:r>
        <w:t xml:space="preserve">To make the magnitude of residual variation concrete: in the </w:t>
      </w:r>
      <w:proofErr w:type="spellStart"/>
      <w:r>
        <w:t>Vellinga</w:t>
      </w:r>
      <w:proofErr w:type="spellEnd"/>
      <w:r>
        <w:t xml:space="preserve"> validation study [27], the inter-subject coefficient of variation for the predicted plasma </w:t>
      </w:r>
      <w:proofErr w:type="spellStart"/>
      <w:r>
        <w:t>propofol</w:t>
      </w:r>
      <w:proofErr w:type="spellEnd"/>
      <w:r>
        <w:t xml:space="preserve"> concentration was approximately twenty-five percent, and the inter-subject coefficient of variation for the BIS prediction error was even larger. Translated into clinical terms, this means that two patients receiving identical </w:t>
      </w:r>
      <w:proofErr w:type="spellStart"/>
      <w:r>
        <w:t>propofol</w:t>
      </w:r>
      <w:proofErr w:type="spellEnd"/>
      <w:r>
        <w:t xml:space="preserve"> infusion regimens, who would be predicted by the population model to reach the same effect-site concentration and the same BIS, can in practice differ by a factor of two in their actual plasma concentration and by twenty BIS units in their actual depth of anesthesia. A population PKPD model alone cannot eliminate this divergence. A digital twin with online per-patient calibration, fitted to the patient's own observed response in the first minutes of monitoring, has the structural opportunity to do so, although whether it succeeds in practice is an empirical question that the FYP-scope evaluation is designed to answer.</w:t>
      </w:r>
    </w:p>
    <w:p w14:paraId="702FD705" w14:textId="77777777" w:rsidR="00787CFB" w:rsidRDefault="00787CFB">
      <w:pPr>
        <w:spacing w:after="160" w:line="320" w:lineRule="auto"/>
        <w:jc w:val="both"/>
      </w:pPr>
    </w:p>
    <w:p w14:paraId="46DFE31F" w14:textId="77777777" w:rsidR="00C76803" w:rsidRPr="00D650D4" w:rsidRDefault="009476B2">
      <w:pPr>
        <w:pStyle w:val="Heading3"/>
        <w:rPr>
          <w:i w:val="0"/>
        </w:rPr>
      </w:pPr>
      <w:proofErr w:type="gramStart"/>
      <w:r w:rsidRPr="00D650D4">
        <w:rPr>
          <w:i w:val="0"/>
        </w:rPr>
        <w:t>2.3.4  Vasopressor</w:t>
      </w:r>
      <w:proofErr w:type="gramEnd"/>
      <w:r w:rsidRPr="00D650D4">
        <w:rPr>
          <w:i w:val="0"/>
        </w:rPr>
        <w:t xml:space="preserve"> pharmacology: norepinephrine and phenylephrine</w:t>
      </w:r>
    </w:p>
    <w:p w14:paraId="1618F80D" w14:textId="77777777" w:rsidR="00C76803" w:rsidRDefault="009476B2">
      <w:pPr>
        <w:spacing w:after="160" w:line="320" w:lineRule="auto"/>
        <w:jc w:val="both"/>
      </w:pPr>
      <w:r>
        <w:t>Hypotension during surgery is most commonly treated with one of three vasoactive drugs: ephedrine, phenylephrine, or norepinephrine. Phenylephrine is a pure alpha-1 adrenergic agonist that raises blood pressure primarily through systemic vasoconstriction; norepinephrine is a mixed alpha-1 and beta-1 agonist with both vasoconstrictor and modest inotropic effects; ephedrine is a mixed direct and indirect sympathomimetic. Of these, norepinephrine has gained substantial momentum in the last five years as the vasopressor of choice for many indications, partly because of evidence that it provides more stable hemodynamic support and partly because of growing comfort with peripheral (rather than central-line) administration.</w:t>
      </w:r>
    </w:p>
    <w:p w14:paraId="56F0D1C1" w14:textId="77777777" w:rsidR="00C76803" w:rsidRDefault="009476B2">
      <w:pPr>
        <w:spacing w:after="160" w:line="320" w:lineRule="auto"/>
        <w:jc w:val="both"/>
      </w:pPr>
      <w:r>
        <w:t>The pharmacokinetic-</w:t>
      </w:r>
      <w:proofErr w:type="spellStart"/>
      <w:r>
        <w:t>pharmacodynamic</w:t>
      </w:r>
      <w:proofErr w:type="spellEnd"/>
      <w:r>
        <w:t xml:space="preserve"> literature for these drugs is much sparser than for </w:t>
      </w:r>
      <w:proofErr w:type="spellStart"/>
      <w:r>
        <w:t>propofol</w:t>
      </w:r>
      <w:proofErr w:type="spellEnd"/>
      <w:r>
        <w:t xml:space="preserve">. Joachim and colleagues [29] published a three-compartment pharmacokinetic model for low-dose peripheral norepinephrine fitted on data from twenty-nine neurosurgical patients. They reported a median time to peak effect on MAP of approximately seventy-four seconds and a mean MAP increase of twenty-four percent following bolus administration. They compared an </w:t>
      </w:r>
      <w:proofErr w:type="spellStart"/>
      <w:r>
        <w:t>Emax</w:t>
      </w:r>
      <w:proofErr w:type="spellEnd"/>
      <w:r>
        <w:t xml:space="preserve"> </w:t>
      </w:r>
      <w:proofErr w:type="spellStart"/>
      <w:r>
        <w:t>pharmacodynamic</w:t>
      </w:r>
      <w:proofErr w:type="spellEnd"/>
      <w:r>
        <w:t xml:space="preserve"> model with a </w:t>
      </w:r>
      <w:proofErr w:type="spellStart"/>
      <w:r>
        <w:t>Windkessel</w:t>
      </w:r>
      <w:proofErr w:type="spellEnd"/>
      <w:r>
        <w:t xml:space="preserve"> </w:t>
      </w:r>
      <w:proofErr w:type="spellStart"/>
      <w:r>
        <w:t>pharmacodynamic</w:t>
      </w:r>
      <w:proofErr w:type="spellEnd"/>
      <w:r>
        <w:t xml:space="preserve"> model and reported that the </w:t>
      </w:r>
      <w:proofErr w:type="spellStart"/>
      <w:r>
        <w:t>Emax</w:t>
      </w:r>
      <w:proofErr w:type="spellEnd"/>
      <w:r>
        <w:t xml:space="preserve"> model performed slightly better, with parameters varying systematically with age, height, weight, smoking history, and pre-existing hypertension.</w:t>
      </w:r>
    </w:p>
    <w:p w14:paraId="6FABBA71" w14:textId="77777777" w:rsidR="00C76803" w:rsidRDefault="009476B2">
      <w:pPr>
        <w:spacing w:after="160" w:line="320" w:lineRule="auto"/>
        <w:jc w:val="both"/>
      </w:pPr>
      <w:r>
        <w:lastRenderedPageBreak/>
        <w:t xml:space="preserve">This is a small dataset, and the model has not yet been independently validated. For the proposed digital twin, the practical consequence is that the vasopressor branch of the mechanistic engine will inevitably operate with greater parametric uncertainty than the </w:t>
      </w:r>
      <w:proofErr w:type="spellStart"/>
      <w:r>
        <w:t>propofol</w:t>
      </w:r>
      <w:proofErr w:type="spellEnd"/>
      <w:r>
        <w:t xml:space="preserve"> branch. The system design in Chapter 3 explicitly accounts for this asymmetry by treating vasopressor predictions as scenario explorations rather than precise point estimates.</w:t>
      </w:r>
    </w:p>
    <w:p w14:paraId="2A1C7F62" w14:textId="77777777" w:rsidR="00C76803" w:rsidRPr="00D650D4" w:rsidRDefault="009476B2">
      <w:pPr>
        <w:pStyle w:val="Heading3"/>
        <w:rPr>
          <w:i w:val="0"/>
        </w:rPr>
      </w:pPr>
      <w:proofErr w:type="gramStart"/>
      <w:r w:rsidRPr="00D650D4">
        <w:rPr>
          <w:i w:val="0"/>
        </w:rPr>
        <w:t>2.3.5  Hybrid</w:t>
      </w:r>
      <w:proofErr w:type="gramEnd"/>
      <w:r w:rsidRPr="00D650D4">
        <w:rPr>
          <w:i w:val="0"/>
        </w:rPr>
        <w:t xml:space="preserve"> mechanistic-neural pharmacology: an emerging direction</w:t>
      </w:r>
    </w:p>
    <w:p w14:paraId="224F8FAC" w14:textId="77777777" w:rsidR="00C76803" w:rsidRDefault="009476B2">
      <w:pPr>
        <w:spacing w:after="160" w:line="320" w:lineRule="auto"/>
        <w:jc w:val="both"/>
      </w:pPr>
      <w:r>
        <w:t xml:space="preserve">A research current that has matured rapidly during 2024 and 2025 sits at the boundary between the classical compartmental modeling tradition described above and the deep learning machinery reviewed in Section 2.4. Two specific architectural ideas, neural ordinary differential equations [72] and physics-informed neural networks [73], make it possible to combine the inductive bias of a known mechanistic model with the flexibility of a learned function </w:t>
      </w:r>
      <w:proofErr w:type="spellStart"/>
      <w:r>
        <w:t>approximator</w:t>
      </w:r>
      <w:proofErr w:type="spellEnd"/>
      <w:r>
        <w:t xml:space="preserve"> in a single end-to-end-trainable system. </w:t>
      </w:r>
      <w:proofErr w:type="spellStart"/>
      <w:r>
        <w:t>Losada</w:t>
      </w:r>
      <w:proofErr w:type="spellEnd"/>
      <w:r>
        <w:t xml:space="preserve"> and colleagues [74] reviewed the application of these techniques to pharmacokinetic-</w:t>
      </w:r>
      <w:proofErr w:type="spellStart"/>
      <w:r>
        <w:t>pharmacodynamic</w:t>
      </w:r>
      <w:proofErr w:type="spellEnd"/>
      <w:r>
        <w:t xml:space="preserve"> modeling and showed that pharmacology-informed neural ODEs can extrapolate dosing trajectories more reliably than either pure mechanistic models or pure black-box neural networks, while remaining grounded in the same physical units as classical PKPD. </w:t>
      </w:r>
      <w:proofErr w:type="spellStart"/>
      <w:r>
        <w:t>Wickramasinghe</w:t>
      </w:r>
      <w:proofErr w:type="spellEnd"/>
      <w:r>
        <w:t xml:space="preserve"> and colleagues [75] applied physics-informed neural networks to physiologically based pharmacokinetic models for brain-tumor drug delivery and demonstrated that PINN-based parameter estimation can recover ODE parameters to errors on the order of 10⁻⁸, outperforming traditional numerical methods. CMINN-style compartment-model-informed networks [76] extend this further by incorporating fractional derivatives to handle anomalous diffusion regimes that the classical first-order kinetic framework cannot represent.</w:t>
      </w:r>
    </w:p>
    <w:p w14:paraId="61476E62" w14:textId="44397B01" w:rsidR="00C76803" w:rsidRDefault="009476B2">
      <w:pPr>
        <w:spacing w:after="160" w:line="320" w:lineRule="auto"/>
        <w:jc w:val="both"/>
      </w:pPr>
      <w:r>
        <w:t xml:space="preserve">Within the </w:t>
      </w:r>
      <w:proofErr w:type="spellStart"/>
      <w:r>
        <w:t>propofol</w:t>
      </w:r>
      <w:proofErr w:type="spellEnd"/>
      <w:r>
        <w:t xml:space="preserve"> literature specifically, fractional-order PKPD models [77] have been proposed for capturing memory effects that integer-order three-compartment models cannot represent; while these have not yet been adopted in routine clinical TCI, they illustrate the same underlying observation that the classical compartmental framework is one approximation among several. The proposed digital twin in this thesis adopts the classical compartmental framework as its mechanistic substrate, primarily because it is the framework with the most extensive clinical validation and the framework that the relevant regulatory bodies are currently most comfortable with. The design does not preclude later replacement of this substrate with a neural-ODE or physics-informed variant; the API contract between the predictive layer and the mechanistic layer is deliberately specified at the level of state and parameter vectors rather than at the level of any specific equations, so a future researcher can swap in a different mechanistic engine without rebuilding the rest of the system.</w:t>
      </w:r>
    </w:p>
    <w:p w14:paraId="6C30A921" w14:textId="77777777" w:rsidR="009476B2" w:rsidRDefault="009476B2">
      <w:pPr>
        <w:spacing w:after="160" w:line="320" w:lineRule="auto"/>
        <w:jc w:val="both"/>
        <w:rPr>
          <w:ins w:id="75" w:author="muhammad mursaleen" w:date="2026-05-06T22:19:00Z"/>
        </w:rPr>
      </w:pPr>
    </w:p>
    <w:p w14:paraId="0C628896" w14:textId="77777777" w:rsidR="00C76803" w:rsidRDefault="009476B2">
      <w:pPr>
        <w:pStyle w:val="Heading2"/>
      </w:pPr>
      <w:proofErr w:type="gramStart"/>
      <w:r>
        <w:t>2.4  Machine</w:t>
      </w:r>
      <w:proofErr w:type="gramEnd"/>
      <w:r>
        <w:t xml:space="preserve"> Learning for Intraoperative Hypotension Prediction</w:t>
      </w:r>
    </w:p>
    <w:p w14:paraId="3B1E93F2" w14:textId="77777777" w:rsidR="00C76803" w:rsidRPr="00D650D4" w:rsidRDefault="009476B2">
      <w:pPr>
        <w:pStyle w:val="Heading3"/>
        <w:rPr>
          <w:i w:val="0"/>
          <w:sz w:val="28"/>
          <w:szCs w:val="28"/>
        </w:rPr>
      </w:pPr>
      <w:proofErr w:type="gramStart"/>
      <w:r w:rsidRPr="00D650D4">
        <w:rPr>
          <w:i w:val="0"/>
          <w:sz w:val="28"/>
          <w:szCs w:val="28"/>
        </w:rPr>
        <w:t>2.4.1  The</w:t>
      </w:r>
      <w:proofErr w:type="gramEnd"/>
      <w:r w:rsidRPr="00D650D4">
        <w:rPr>
          <w:i w:val="0"/>
          <w:sz w:val="28"/>
          <w:szCs w:val="28"/>
        </w:rPr>
        <w:t xml:space="preserve"> Hypotension Prediction Index and its critique</w:t>
      </w:r>
    </w:p>
    <w:p w14:paraId="1F1E8042" w14:textId="77777777" w:rsidR="00C76803" w:rsidRDefault="009476B2">
      <w:pPr>
        <w:spacing w:after="160" w:line="320" w:lineRule="auto"/>
        <w:jc w:val="both"/>
      </w:pPr>
      <w:r>
        <w:t xml:space="preserve">The publication that opened the modern era of intraoperative AI is </w:t>
      </w:r>
      <w:proofErr w:type="spellStart"/>
      <w:r>
        <w:t>Hatib</w:t>
      </w:r>
      <w:proofErr w:type="spellEnd"/>
      <w:r>
        <w:t xml:space="preserve"> and colleagues [6], which appeared in Anesthesiology in 2018. The authors reported a machine learning algorithm trained on engineered features extracted from the high-fidelity arterial pressure waveform that predicted hypotensive events with a reported sensitivity of eighty-eight percent and specificity of eighty-seven percent at fifteen minutes before the event. The algorithm, marketed as the Hypotension Prediction Index (HPI) and integrated into the Edwards Lifesciences </w:t>
      </w:r>
      <w:proofErr w:type="spellStart"/>
      <w:r>
        <w:t>HemoSphere</w:t>
      </w:r>
      <w:proofErr w:type="spellEnd"/>
      <w:r>
        <w:t xml:space="preserve"> monitor, became the first FDA-cleared AI tool for intraoperative use.</w:t>
      </w:r>
    </w:p>
    <w:p w14:paraId="702B398B" w14:textId="77777777" w:rsidR="00C76803" w:rsidRDefault="009476B2">
      <w:pPr>
        <w:spacing w:after="160" w:line="320" w:lineRule="auto"/>
        <w:jc w:val="both"/>
      </w:pPr>
      <w:r>
        <w:t xml:space="preserve">The HPI was followed by a substantial body of clinical evaluation. </w:t>
      </w:r>
      <w:proofErr w:type="spellStart"/>
      <w:r>
        <w:t>Wijnberge</w:t>
      </w:r>
      <w:proofErr w:type="spellEnd"/>
      <w:r>
        <w:t xml:space="preserve"> and colleagues [7] reported the HYPE randomized clinical trial in 2020, which found that anesthesiologists guided by HPI spent significantly less time in hypotension than colleagues practicing standard care during elective non-cardiac surgery. Subsequent retrospective and prospective studies have largely supported this finding, with consistent reports of reductions in time-weighted MAP burden when HPI is used.</w:t>
      </w:r>
    </w:p>
    <w:p w14:paraId="454B73F8" w14:textId="77777777" w:rsidR="00C76803" w:rsidRDefault="009476B2">
      <w:pPr>
        <w:spacing w:after="160" w:line="320" w:lineRule="auto"/>
        <w:jc w:val="both"/>
      </w:pPr>
      <w:r>
        <w:t xml:space="preserve">However, beginning in 2022 the methodological soundness of the HPI's training and validation strategy came under sustained critique. Enevoldsen and colleagues [31], summarized in a CON position paper by </w:t>
      </w:r>
      <w:proofErr w:type="spellStart"/>
      <w:r>
        <w:t>Vistisen</w:t>
      </w:r>
      <w:proofErr w:type="spellEnd"/>
      <w:r>
        <w:t xml:space="preserve"> and colleagues [30], argued that the original HPI training procedure introduced a selection bias: training samples were drawn from periods of either confirmed stability or confirmed hypotension, with intermediate borderline pressures (between sixty-five and seventy-five millimeters of mercury) excluded. The model therefore learned to discriminate between two categories that were already nearly separable using MAP alone, and reported AUROC values in the range of 0.95 to 0.97 reflected this bias rather than genuine added value over a simple MAP threshold alarm. Wang and colleagues [38] reported in 2025 a cross-center evaluation that confirmed this concern: when models were forced to operate on the gray-zone pressures actually present in clinical practice, AI-based predictors still outperformed simple thresholds, but by considerably less than the original headline numbers suggested.</w:t>
      </w:r>
    </w:p>
    <w:p w14:paraId="7AACCF46" w14:textId="77777777" w:rsidR="00C76803" w:rsidRDefault="009476B2">
      <w:pPr>
        <w:spacing w:after="160" w:line="320" w:lineRule="auto"/>
        <w:jc w:val="both"/>
      </w:pPr>
      <w:r>
        <w:t xml:space="preserve">This is an important lesson for the present project. The selection of training samples, particularly the treatment of borderline cases, fundamentally determines what the model is being asked to learn. Chapter 3 specifies a sampling protocol that explicitly includes borderline samples and reports </w:t>
      </w:r>
      <w:r>
        <w:lastRenderedPageBreak/>
        <w:t>performance separately on stable, gray-zone, and overt-hypotension regions, in order to avoid reproducing the HPI's reported-versus-real performance gap.</w:t>
      </w:r>
    </w:p>
    <w:p w14:paraId="5298BCFF" w14:textId="77777777" w:rsidR="00C76803" w:rsidRDefault="009476B2">
      <w:pPr>
        <w:spacing w:after="160" w:line="320" w:lineRule="auto"/>
        <w:jc w:val="both"/>
      </w:pPr>
      <w:r>
        <w:t xml:space="preserve">A related concern in the HPI literature is the choice of operating threshold. The </w:t>
      </w:r>
      <w:proofErr w:type="spellStart"/>
      <w:r>
        <w:t>Hatib</w:t>
      </w:r>
      <w:proofErr w:type="spellEnd"/>
      <w:r>
        <w:t xml:space="preserve"> paper reported a high sensitivity at a probability threshold of 0.85 (i.e., the model's output probability was </w:t>
      </w:r>
      <w:proofErr w:type="spellStart"/>
      <w:r>
        <w:t>thresholded</w:t>
      </w:r>
      <w:proofErr w:type="spellEnd"/>
      <w:r>
        <w:t xml:space="preserve"> at 0.85 to convert it into a binary alarm), but this threshold was selected after the fact on the development set. Subsequent independent validation studies, such as Davies and colleagues [43], reported that the same threshold yielded substantially higher false-positive rates in their cohorts than the </w:t>
      </w:r>
      <w:proofErr w:type="spellStart"/>
      <w:r>
        <w:t>Hatib</w:t>
      </w:r>
      <w:proofErr w:type="spellEnd"/>
      <w:r>
        <w:t xml:space="preserve"> study had reported, meaning that the apparent specificity of the system depended on a threshold that did not generalize. The methodology adopted in Chapter 3 selects operating thresholds on the validation set rather than the development or test set, and reports performance at multiple thresholds rather than a single anointed value, in part because the appropriate operating point is itself a clinical decision that depends on the institution's tolerance for false alarms and missed events.</w:t>
      </w:r>
    </w:p>
    <w:p w14:paraId="4897532F" w14:textId="77777777" w:rsidR="00C76803" w:rsidRDefault="009476B2">
      <w:pPr>
        <w:spacing w:after="160" w:line="320" w:lineRule="auto"/>
        <w:jc w:val="both"/>
      </w:pPr>
      <w:r>
        <w:t>Two further methodological observations from the HYPE trial [7] and its successors are worth flagging. First, the trials that have shown a benefit of HPI-guided care have measured intermediate outcomes (time-weighted MAP burden) rather than patient-relevant outcomes (organ injury, mortality, length of stay). The intermediate outcome is acceptable as a surrogate, but it should not be confused with the harder evidence of patient benefit that the field still lacks. Second, the trials have been single-center or small-multi-center, and the Hawthorne effect (clinicians paying more attention because they know they are being studied) is a plausible co-explanation for some of the observed reduction in hypotension burden. The proposed digital twin's evaluation is constrained by being retrospective and is not subject to a Hawthorne effect, but it inherits the surrogate-outcome problem; this is acknowledged in Section 3.10.5 as one of the methodological assumptions of the work.</w:t>
      </w:r>
    </w:p>
    <w:p w14:paraId="705F1607" w14:textId="77777777" w:rsidR="00C76803" w:rsidRPr="00D650D4" w:rsidRDefault="009476B2">
      <w:pPr>
        <w:pStyle w:val="Heading3"/>
        <w:rPr>
          <w:i w:val="0"/>
        </w:rPr>
      </w:pPr>
      <w:proofErr w:type="gramStart"/>
      <w:r w:rsidRPr="00D650D4">
        <w:rPr>
          <w:i w:val="0"/>
        </w:rPr>
        <w:t>2.4.2  Deep</w:t>
      </w:r>
      <w:proofErr w:type="gramEnd"/>
      <w:r w:rsidRPr="00D650D4">
        <w:rPr>
          <w:i w:val="0"/>
        </w:rPr>
        <w:t xml:space="preserve"> learning on raw waveforms</w:t>
      </w:r>
    </w:p>
    <w:p w14:paraId="0ADCF039" w14:textId="77777777" w:rsidR="00C76803" w:rsidRDefault="009476B2">
      <w:pPr>
        <w:spacing w:after="160" w:line="320" w:lineRule="auto"/>
        <w:jc w:val="both"/>
      </w:pPr>
      <w:r>
        <w:t xml:space="preserve">From 2020 onwards, the field moved decisively away from engineered features and toward end-to-end deep learning on raw or minimally processed </w:t>
      </w:r>
      <w:proofErr w:type="spellStart"/>
      <w:r>
        <w:t>biosignal</w:t>
      </w:r>
      <w:proofErr w:type="spellEnd"/>
      <w:r>
        <w:t xml:space="preserve"> waveforms. Lee and colleagues [8] showed in 2021 that a one-dimensional convolutional neural network trained directly on segmented </w:t>
      </w:r>
      <w:proofErr w:type="spellStart"/>
      <w:r>
        <w:t>VitalDB</w:t>
      </w:r>
      <w:proofErr w:type="spellEnd"/>
      <w:r>
        <w:t xml:space="preserve"> waveforms could predict hypotension at five-, ten-, and fifteen-minute horizons with AUROC values up to 0.91. Crucially, they demonstrated that a multichannel input combining arterial pressure, electrocardiogram, </w:t>
      </w:r>
      <w:proofErr w:type="spellStart"/>
      <w:r>
        <w:t>photoplethysmogram</w:t>
      </w:r>
      <w:proofErr w:type="spellEnd"/>
      <w:r>
        <w:t xml:space="preserve">, and </w:t>
      </w:r>
      <w:proofErr w:type="spellStart"/>
      <w:r>
        <w:t>capnogram</w:t>
      </w:r>
      <w:proofErr w:type="spellEnd"/>
      <w:r>
        <w:t xml:space="preserve"> outperformed any single-channel input. The improvement was modest but consistent and was preserved across prediction horizons.</w:t>
      </w:r>
    </w:p>
    <w:p w14:paraId="58F880EA" w14:textId="77777777" w:rsidR="00C76803" w:rsidRDefault="009476B2">
      <w:pPr>
        <w:spacing w:after="160" w:line="320" w:lineRule="auto"/>
        <w:jc w:val="both"/>
      </w:pPr>
      <w:proofErr w:type="spellStart"/>
      <w:r>
        <w:t>Jeong and colleagues [9] extended this work to the non-invasive setting in 2024. Recognizing that the original HPI required an arterial catheter (which is used in only a minority of surgeries), they trained a deep learning model on routinely available non-invasive monitors only: the non-invasive blood pressure cuff, the electrocardiogram, the pulse oximeter, the capnograph, and the bispectral index. The model achieved an internal-validation AUROC of 0.917 and an external-validation AUROC of 0.833 on a held-out cohort from a different hospital. The drop from internal to external validation is typical of perioperative AI work and underscores the importance of cross-center evaluation, but the absolute external AUROC of 0.833 is sufficient to be clinically useful and opens the technique to the substantial majority of surgeries that do not place an arterial line.</w:t>
      </w:r>
      <w:proofErr w:type="spellEnd"/>
      <w:r/>
      <w:proofErr w:type="spellStart"/>
      <w:r/>
      <w:proofErr w:type="spellEnd"/>
      <w:r/>
      <w:proofErr w:type="spellStart"/>
      <w:r/>
      <w:proofErr w:type="spellEnd"/>
      <w:r/>
    </w:p>
    <w:p w14:paraId="5076726A" w14:textId="77777777" w:rsidR="00C76803" w:rsidRDefault="009476B2">
      <w:pPr>
        <w:spacing w:after="160" w:line="320" w:lineRule="auto"/>
        <w:jc w:val="both"/>
      </w:pPr>
      <w:r>
        <w:t>Choe and colleagues' STEP-OP system [10] demonstrated that ensembles of CNN and recurrent architectures outperformed pure CNN baselines, and that combining waveform and tabular clinical features further improved performance. Shim and colleagues [11], in a 2025 study using gradient-boosted trees and hybrid CNN-GRU architectures fed with both waveforms and personalized clinical covariates, reported AUROCs of 0.94 and accuracies of 0.88 at the five-minute horizon. The convergent finding across these studies is that hybrid spatio-temporal architectures consistently outperform either purely convolutional or purely recurrent alternatives, and that the addition of static clinical covariates as a parallel branch consistently adds incremental value over biosignals alone.</w:t>
      </w:r>
      <w:proofErr w:type="spellStart"/>
      <w:r/>
      <w:proofErr w:type="spellEnd"/>
      <w:r/>
      <w:proofErr w:type="spellStart"/>
      <w:r/>
      <w:proofErr w:type="spellEnd"/>
      <w:r/>
      <w:proofErr w:type="spellStart"/>
      <w:r/>
      <w:proofErr w:type="spellEnd"/>
      <w:r/>
    </w:p>
    <w:p w14:paraId="6B102B71" w14:textId="77777777" w:rsidR="00C76803" w:rsidRPr="00D650D4" w:rsidRDefault="009476B2">
      <w:pPr>
        <w:pStyle w:val="Heading3"/>
        <w:rPr>
          <w:i w:val="0"/>
        </w:rPr>
      </w:pPr>
      <w:proofErr w:type="gramStart"/>
      <w:r w:rsidRPr="00D650D4">
        <w:rPr>
          <w:i w:val="0"/>
        </w:rPr>
        <w:t>2.4.3  Transformers</w:t>
      </w:r>
      <w:proofErr w:type="gramEnd"/>
      <w:r w:rsidRPr="00D650D4">
        <w:rPr>
          <w:i w:val="0"/>
        </w:rPr>
        <w:t xml:space="preserve"> and attention-based models</w:t>
      </w:r>
    </w:p>
    <w:p w14:paraId="665F6D35" w14:textId="77777777" w:rsidR="00C76803" w:rsidRDefault="009476B2">
      <w:pPr>
        <w:spacing w:after="160" w:line="320" w:lineRule="auto"/>
        <w:jc w:val="both"/>
      </w:pPr>
      <w:r>
        <w:t xml:space="preserve">The most recent generation of work, beginning around 2024, has applied transformer architectures to intraoperative time-series data. Liu and colleagues [37] reported in PLOS Medicine in 2026 a transformer-based deep learning model trained on more than three hundred thousand surgical cases from Nanjing Drum Tower Hospital and externally validated on </w:t>
      </w:r>
      <w:proofErr w:type="spellStart"/>
      <w:r>
        <w:t>VitalDB</w:t>
      </w:r>
      <w:proofErr w:type="spellEnd"/>
      <w:r>
        <w:t>. The transformer offered better calibration and sensitivity than gradient-boosted baselines at the five-, ten-, and fifteen-minute prediction horizons. Critically, the authors evaluated the model not only on the conventional AUROC metric but also on a nested analysis linking predicted hypotension burden to postoperative acute kidney injury and acute kidney disease. The transformer's predictions correlated more tightly with clinical outcome than the baseline models, suggesting that the architectural advantage was not merely a discrimination artifact.</w:t>
      </w:r>
    </w:p>
    <w:p w14:paraId="75ED7E77" w14:textId="77777777" w:rsidR="00C76803" w:rsidRDefault="009476B2">
      <w:pPr>
        <w:spacing w:after="160" w:line="320" w:lineRule="auto"/>
        <w:jc w:val="both"/>
      </w:pPr>
      <w:r>
        <w:t xml:space="preserve">A separate line of work [39] has applied a multichannel CNN-Transformer hybrid to four physiological waveforms (arterial pressure, electrocardiogram, </w:t>
      </w:r>
      <w:proofErr w:type="spellStart"/>
      <w:r>
        <w:t>photoplethysmogram</w:t>
      </w:r>
      <w:proofErr w:type="spellEnd"/>
      <w:r>
        <w:t xml:space="preserve">, and end-tidal carbon dioxide) drawn from </w:t>
      </w:r>
      <w:proofErr w:type="spellStart"/>
      <w:r>
        <w:t>VitalDB</w:t>
      </w:r>
      <w:proofErr w:type="spellEnd"/>
      <w:r>
        <w:t xml:space="preserve">. The CNN front-end extracts local morphological features from each waveform; the transformer back-end captures longer-range temporal </w:t>
      </w:r>
      <w:r>
        <w:lastRenderedPageBreak/>
        <w:t>dependencies and cross-channel interactions. This architectural pattern, which the present work adopts in modified form, has emerged as a strong default for intraoperative time-series problems.</w:t>
      </w:r>
    </w:p>
    <w:p w14:paraId="331990DE" w14:textId="401FAC53" w:rsidR="00C76803" w:rsidRDefault="009476B2">
      <w:pPr>
        <w:spacing w:after="160" w:line="320" w:lineRule="auto"/>
        <w:jc w:val="both"/>
      </w:pPr>
      <w:r>
        <w:t xml:space="preserve">The transformer's success in this domain is somewhat surprising at first glance. Transformers, introduced by </w:t>
      </w:r>
      <w:proofErr w:type="spellStart"/>
      <w:r>
        <w:t>Vaswani</w:t>
      </w:r>
      <w:proofErr w:type="spellEnd"/>
      <w:r>
        <w:t xml:space="preserve"> and colleagues [86], were developed for natural language and rapidly conquered computer vision, but </w:t>
      </w:r>
      <w:proofErr w:type="spellStart"/>
      <w:r>
        <w:t>biosignal</w:t>
      </w:r>
      <w:proofErr w:type="spellEnd"/>
      <w:r>
        <w:t xml:space="preserve"> time-series have very different characteristics: they are dense rather than sparse, smooth rather than discrete, and have a strong local-temporal-correlation structure that convolutions exploit naturally. The reason transformers nevertheless work well, on the evidence of [37, 39, 40], appears to be that the prediction problem benefits from long-range dependencies (the relevance of a feature ten minutes ago to a hypotensive event five minutes from now) that recurrent architectures struggle to capture without forgetting. Self-attention provides direct routes between distant time points, and this is what gives the transformer its edge. The cost is a substantial increase in training compute and a parameter count that requires either a much larger dataset than </w:t>
      </w:r>
      <w:proofErr w:type="spellStart"/>
      <w:r>
        <w:t>VitalDB</w:t>
      </w:r>
      <w:proofErr w:type="spellEnd"/>
      <w:r>
        <w:t xml:space="preserve"> alone or aggressive regularization to avoid overfitting; both [37] and [39] used training cohorts considerably larger than </w:t>
      </w:r>
      <w:proofErr w:type="spellStart"/>
      <w:r>
        <w:t>VitalDB</w:t>
      </w:r>
      <w:proofErr w:type="spellEnd"/>
      <w:r>
        <w:t xml:space="preserve"> to mitigate this.</w:t>
      </w:r>
    </w:p>
    <w:p w14:paraId="1A22BAE8" w14:textId="77777777" w:rsidR="001566EA" w:rsidRDefault="001566EA">
      <w:pPr>
        <w:spacing w:after="160" w:line="320" w:lineRule="auto"/>
        <w:jc w:val="both"/>
      </w:pPr>
    </w:p>
    <w:p w14:paraId="76D77561" w14:textId="77777777" w:rsidR="00C76803" w:rsidRPr="00D650D4" w:rsidRDefault="009476B2">
      <w:pPr>
        <w:pStyle w:val="Heading3"/>
        <w:rPr>
          <w:i w:val="0"/>
        </w:rPr>
      </w:pPr>
      <w:proofErr w:type="gramStart"/>
      <w:r w:rsidRPr="00D650D4">
        <w:rPr>
          <w:i w:val="0"/>
        </w:rPr>
        <w:t>2.4.4  Calibration</w:t>
      </w:r>
      <w:proofErr w:type="gramEnd"/>
      <w:r w:rsidRPr="00D650D4">
        <w:rPr>
          <w:i w:val="0"/>
        </w:rPr>
        <w:t xml:space="preserve"> and clinical utility</w:t>
      </w:r>
    </w:p>
    <w:p w14:paraId="42BEF72F" w14:textId="77777777" w:rsidR="00C76803" w:rsidRDefault="009476B2">
      <w:pPr>
        <w:spacing w:after="160" w:line="320" w:lineRule="auto"/>
        <w:jc w:val="both"/>
      </w:pPr>
      <w:r>
        <w:t>AUROC has long been the headline metric for AI-based intraoperative event prediction, but the recent literature has moved increasingly toward evaluations that are more clinically grounded. Three trends are notable. First, calibration (the agreement between predicted probabilities and actual event frequencies) is now reported alongside discrimination in essentially every serious paper. A model can have excellent AUROC and yet produce probability scores that are systematically over- or under-confident; for a decision-support tool, calibration is arguably more important than discrimination, because the clinician needs to know whether a sixty-percent risk really means sixty-percent risk. Second, decision-curve analysis [36], which weighs net clinical benefit at different operating thresholds, is increasingly preferred to single-number AUROC summaries; this approach explicitly incorporates the relative cost of false positives and false negatives, which in the perioperative context are dramatically asymmetric (a missed hypotensive episode can cause organ injury; a false alarm typically costs only a moment of clinician attention). Third, several recent papers have begun reporting downstream clinical impact, such as the association between model-derived risk trajectories and postoperative outcomes, rather than only proximal label-prediction performance. The proposed digital twin is designed to be evaluated against all three of these criteria, not only AUROC.</w:t>
      </w:r>
    </w:p>
    <w:p w14:paraId="331DA41C" w14:textId="77777777" w:rsidR="00C76803" w:rsidRDefault="009476B2">
      <w:pPr>
        <w:spacing w:after="160" w:line="320" w:lineRule="auto"/>
        <w:jc w:val="both"/>
      </w:pPr>
      <w:r>
        <w:lastRenderedPageBreak/>
        <w:t>It is worth saying explicitly what is wrong with AUROC as a sole figure of merit in this domain. AUROC is invariant to the prevalence of the positive class, which means it cannot distinguish between a model that performs well on a balanced sample and a model that performs well on a sample with five percent positives, even though the latter is the actual deployment scenario. AUROC also gives equal weight to operating points that are clinically irrelevant (very high false-positive rates that no clinician would ever tolerate) and operating points that are clinically critical (the narrow region where the false-positive cost balances the missed-event cost). Decision-curve analysis and precision-recall curves both address these weaknesses by explicitly conditioning on the deployment prevalence and by focusing attention on the clinically relevant operating region.</w:t>
      </w:r>
    </w:p>
    <w:p w14:paraId="132D9E71" w14:textId="77777777" w:rsidR="00C76803" w:rsidRPr="00D650D4" w:rsidRDefault="009476B2">
      <w:pPr>
        <w:pStyle w:val="Heading3"/>
        <w:rPr>
          <w:i w:val="0"/>
        </w:rPr>
      </w:pPr>
      <w:proofErr w:type="gramStart"/>
      <w:r w:rsidRPr="00D650D4">
        <w:rPr>
          <w:i w:val="0"/>
        </w:rPr>
        <w:t>2.4.5  Multimodal</w:t>
      </w:r>
      <w:proofErr w:type="gramEnd"/>
      <w:r w:rsidRPr="00D650D4">
        <w:rPr>
          <w:i w:val="0"/>
        </w:rPr>
        <w:t xml:space="preserve"> fusion strategies</w:t>
      </w:r>
    </w:p>
    <w:p w14:paraId="5824077A" w14:textId="77777777" w:rsidR="00C76803" w:rsidRDefault="009476B2">
      <w:pPr>
        <w:spacing w:after="160" w:line="320" w:lineRule="auto"/>
        <w:jc w:val="both"/>
      </w:pPr>
      <w:r>
        <w:t>A recurring methodological question across the deep learning literature is how to fuse information from multiple input modalities (waveforms, numeric trends, static covariates). Three broad strategies are visible. Early fusion concatenates the raw modalities into a single multichannel input and lets the network learn the cross-modal relationships. Late fusion processes each modality independently with a dedicated branch and concatenates the high-level representations just before the classifier. Cross-attention fusion uses the high-level representation of one modality as queries and another modality as keys/values, allowing the network to learn explicit cross-modal interactions.</w:t>
      </w:r>
    </w:p>
    <w:p w14:paraId="793FB686" w14:textId="77777777" w:rsidR="00C76803" w:rsidRDefault="009476B2">
      <w:pPr>
        <w:spacing w:after="160" w:line="320" w:lineRule="auto"/>
        <w:jc w:val="both"/>
      </w:pPr>
      <w:r>
        <w:t>The reviewed literature is consistent in finding that late fusion outperforms early fusion in this domain, presumably because the modalities operate on radically different time scales (waveforms at hundred-hertz, numeric trends at hertz, static covariates at zero hertz) and benefit from modality-appropriate front-end processing before being combined. Cross-attention fusion has been reported [40, 39] to give modest additional improvements over plain late fusion, but at the cost of substantially increased parameter count and training time, and with diminished interpretability. The methodology adopted in Chapter 3 uses late fusion as the primary strategy and identifies cross-attention as a candidate enhancement for future work.</w:t>
      </w:r>
    </w:p>
    <w:p w14:paraId="1C4A1F67" w14:textId="77777777" w:rsidR="00C76803" w:rsidRPr="00D650D4" w:rsidRDefault="009476B2">
      <w:pPr>
        <w:pStyle w:val="Heading3"/>
        <w:rPr>
          <w:i w:val="0"/>
        </w:rPr>
      </w:pPr>
      <w:proofErr w:type="gramStart"/>
      <w:r w:rsidRPr="00D650D4">
        <w:rPr>
          <w:i w:val="0"/>
        </w:rPr>
        <w:t>2.4.6  Interpretability</w:t>
      </w:r>
      <w:proofErr w:type="gramEnd"/>
      <w:r w:rsidRPr="00D650D4">
        <w:rPr>
          <w:i w:val="0"/>
        </w:rPr>
        <w:t xml:space="preserve"> and explainable AI for clinical decision support</w:t>
      </w:r>
    </w:p>
    <w:p w14:paraId="62A37B79" w14:textId="77777777" w:rsidR="00C76803" w:rsidRDefault="009476B2">
      <w:pPr>
        <w:spacing w:after="160" w:line="320" w:lineRule="auto"/>
        <w:jc w:val="both"/>
      </w:pPr>
      <w:r>
        <w:t xml:space="preserve">Closely related to the calibration and clinical-utility trends discussed above is the broader question of model interpretability. In a clinical decision-support setting, a model that produces an opaque output is at a substantial disadvantage relative to one whose predictions can be examined and questioned. Three interpretability paradigms dominate the recent perioperative AI literature. Post-hoc gradient-based attribution methods such as SHAP [66] and LIME [67] decompose a model's prediction for a specific input into contributions from each feature; these methods have been </w:t>
      </w:r>
      <w:r>
        <w:lastRenderedPageBreak/>
        <w:t>applied to perioperative outcome prediction in several studies including Lee and colleagues' work on lumbar spine surgery length-of-stay prediction [68] and the recent comparative evaluation by Mendes and colleagues on cardiac-surgery mortality models [69]. Attention-mechanism interpretability uses the attention weights inside a transformer or attention-augmented architecture as a visualization of which time steps and features were most influential in the prediction; this approach is appealing for time-series data because the attention map directly indexes onto the time axis, although the literature has reported mixed evidence on whether attention weights are faithful explanations [70]. Prototype-based methods identify representative cases in the training set that are nearest to the test case in the model's latent space and present those cases as analogical explanations [71]; this approach is closer to how clinicians actually reason.</w:t>
      </w:r>
    </w:p>
    <w:p w14:paraId="34C4AE9E" w14:textId="77777777" w:rsidR="00C76803" w:rsidRDefault="009476B2">
      <w:pPr>
        <w:spacing w:after="160" w:line="320" w:lineRule="auto"/>
        <w:jc w:val="both"/>
      </w:pPr>
      <w:r>
        <w:t>The proposed digital twin's design has interpretability built in at two levels that do not require any of these post-hoc techniques. First, the mechanistic engine's outputs are inherently interpretable: a projected MAP trajectory under a specified intervention is a statement in clinical units that any anesthesiologist can read directly. Second, the per-patient calibration head's outputs (the parameter perturbations δ) can be displayed alongside their population priors, allowing the clinician to see at a glance whether the system is treating this patient as approximately average or as substantially deviant from population norms. The forecasting head's output, being a probability in [0, 1], requires more careful presentation, and SHAP-style attribution is identified as a candidate for future work specifically for that head. The decision-support framing of Section 3.7.3 does not absolve the system of the duty to be interpretable, but it does change what interpretability needs to look like: the user does not need to know exactly why the model assigned a forty-percent risk, but they do need to know whether the projected response to a candidate intervention is consistent with their own clinical mental model.</w:t>
      </w:r>
    </w:p>
    <w:p w14:paraId="786BBF2F" w14:textId="77777777" w:rsidR="00C76803" w:rsidRDefault="009476B2">
      <w:pPr>
        <w:pStyle w:val="Heading2"/>
      </w:pPr>
      <w:proofErr w:type="gramStart"/>
      <w:r>
        <w:t>2.5  The</w:t>
      </w:r>
      <w:proofErr w:type="gramEnd"/>
      <w:r>
        <w:t xml:space="preserve"> Patient Digital Twin Paradigm</w:t>
      </w:r>
    </w:p>
    <w:p w14:paraId="58925B78" w14:textId="77777777" w:rsidR="00C76803" w:rsidRPr="001566EA" w:rsidRDefault="009476B2">
      <w:pPr>
        <w:pStyle w:val="Heading3"/>
        <w:rPr>
          <w:i w:val="0"/>
          <w:sz w:val="28"/>
          <w:szCs w:val="28"/>
        </w:rPr>
      </w:pPr>
      <w:proofErr w:type="gramStart"/>
      <w:r w:rsidRPr="001566EA">
        <w:rPr>
          <w:i w:val="0"/>
          <w:sz w:val="28"/>
          <w:szCs w:val="28"/>
        </w:rPr>
        <w:t>2.5.1  Origins</w:t>
      </w:r>
      <w:proofErr w:type="gramEnd"/>
      <w:r w:rsidRPr="001566EA">
        <w:rPr>
          <w:i w:val="0"/>
          <w:sz w:val="28"/>
          <w:szCs w:val="28"/>
        </w:rPr>
        <w:t xml:space="preserve"> outside medicine</w:t>
      </w:r>
    </w:p>
    <w:p w14:paraId="01CBEBEE" w14:textId="77777777" w:rsidR="00C76803" w:rsidRDefault="009476B2">
      <w:pPr>
        <w:spacing w:after="160" w:line="320" w:lineRule="auto"/>
        <w:jc w:val="both"/>
      </w:pPr>
      <w:r>
        <w:t>The term digital twin originates outside medicine, in the aerospace and manufacturing engineering literature of the early 2000s. The canonical formulation, attributed to Grieves and Vickers, defines a digital twin as a virtual representation of a physical asset that is continuously updated by data flowing from the asset itself, and that supports simulation of counterfactual scenarios. The defining characteristics are bidirectional data flow, fidelity sufficient to support decision-relevant simulation, and a one-to-one correspondence between the virtual and physical entities. Wind turbines, jet engines, and entire factory floors have been instrumented as digital twins for more than a decade in industrial practice.</w:t>
      </w:r>
    </w:p>
    <w:p w14:paraId="0726BB11" w14:textId="77777777" w:rsidR="00C76803" w:rsidRPr="00D650D4" w:rsidRDefault="009476B2">
      <w:pPr>
        <w:pStyle w:val="Heading3"/>
        <w:rPr>
          <w:i w:val="0"/>
        </w:rPr>
      </w:pPr>
      <w:proofErr w:type="gramStart"/>
      <w:r w:rsidRPr="00D650D4">
        <w:rPr>
          <w:i w:val="0"/>
        </w:rPr>
        <w:lastRenderedPageBreak/>
        <w:t>2.5.2  Translation</w:t>
      </w:r>
      <w:proofErr w:type="gramEnd"/>
      <w:r w:rsidRPr="00D650D4">
        <w:rPr>
          <w:i w:val="0"/>
        </w:rPr>
        <w:t xml:space="preserve"> to medicine</w:t>
      </w:r>
    </w:p>
    <w:p w14:paraId="73E33818" w14:textId="77777777" w:rsidR="00C76803" w:rsidRDefault="009476B2">
      <w:pPr>
        <w:spacing w:after="160" w:line="320" w:lineRule="auto"/>
        <w:jc w:val="both"/>
      </w:pPr>
      <w:proofErr w:type="spellStart"/>
      <w:r>
        <w:t>Bruynseels</w:t>
      </w:r>
      <w:proofErr w:type="spellEnd"/>
      <w:r>
        <w:t xml:space="preserve">, </w:t>
      </w:r>
      <w:proofErr w:type="spellStart"/>
      <w:r>
        <w:t>Santoni</w:t>
      </w:r>
      <w:proofErr w:type="spellEnd"/>
      <w:r>
        <w:t xml:space="preserve"> de </w:t>
      </w:r>
      <w:proofErr w:type="spellStart"/>
      <w:r>
        <w:t>Sio</w:t>
      </w:r>
      <w:proofErr w:type="spellEnd"/>
      <w:r>
        <w:t xml:space="preserve">, and van den Hoven [14] gave one of the first systematic treatments of digital twins in healthcare in 2018, framing them as personalized integrative models. The framing was theoretical rather than </w:t>
      </w:r>
      <w:proofErr w:type="spellStart"/>
      <w:r>
        <w:t>implementational</w:t>
      </w:r>
      <w:proofErr w:type="spellEnd"/>
      <w:r>
        <w:t>; the contribution was conceptual clarity rather than working code. The widely cited 2020 position paper by Corral-</w:t>
      </w:r>
      <w:proofErr w:type="spellStart"/>
      <w:r>
        <w:t>Acero</w:t>
      </w:r>
      <w:proofErr w:type="spellEnd"/>
      <w:r>
        <w:t xml:space="preserve"> and colleagues in the European Heart Journal [15] gave the paradigm its first clinical-domain articulation. The authors argued that the patient digital twin rests on two complementary pillars: statistical models, learned inductively from large datasets, and mechanistic models, built deductively from the laws of physiology. Precision cardiology, they argued, would be delivered by the systematic combination of these two pillars within a single patient-specific representation. This statistical-plus-mechanistic framing is the conceptual ancestor of essentially every patient digital twin built since.</w:t>
      </w:r>
    </w:p>
    <w:p w14:paraId="6EEBD509" w14:textId="77777777" w:rsidR="00C76803" w:rsidRPr="00D650D4" w:rsidRDefault="009476B2">
      <w:pPr>
        <w:pStyle w:val="Heading3"/>
        <w:rPr>
          <w:i w:val="0"/>
        </w:rPr>
      </w:pPr>
      <w:proofErr w:type="gramStart"/>
      <w:r w:rsidRPr="00D650D4">
        <w:rPr>
          <w:i w:val="0"/>
        </w:rPr>
        <w:t>2.5.3  Concrete</w:t>
      </w:r>
      <w:proofErr w:type="gramEnd"/>
      <w:r w:rsidRPr="00D650D4">
        <w:rPr>
          <w:i w:val="0"/>
        </w:rPr>
        <w:t xml:space="preserve"> implementations across domains</w:t>
      </w:r>
    </w:p>
    <w:p w14:paraId="6858B394" w14:textId="77777777" w:rsidR="00C76803" w:rsidRDefault="009476B2">
      <w:pPr>
        <w:spacing w:after="160" w:line="320" w:lineRule="auto"/>
        <w:jc w:val="both"/>
      </w:pPr>
      <w:r>
        <w:t xml:space="preserve">Concrete implementations followed quickly. </w:t>
      </w:r>
      <w:proofErr w:type="spellStart"/>
      <w:r>
        <w:t>Defraeye</w:t>
      </w:r>
      <w:proofErr w:type="spellEnd"/>
      <w:r>
        <w:t xml:space="preserve"> and colleagues [16] built a physics-based digital twin of transdermal fentanyl delivery for chronic pain management, integrating drug uptake, three-compartment pharmacokinetics, and </w:t>
      </w:r>
      <w:proofErr w:type="spellStart"/>
      <w:r>
        <w:t>pharmacodynamic</w:t>
      </w:r>
      <w:proofErr w:type="spellEnd"/>
      <w:r>
        <w:t xml:space="preserve"> effects on pain scores. Hwang and colleagues, summarized in the comprehensive 2025 Frontiers in Digital Health review [17], demonstrated patient-specific cardiac digital twins that guided antiarrhythmic drug selection in atrial fibrillation </w:t>
      </w:r>
      <w:proofErr w:type="gramStart"/>
      <w:r>
        <w:t>patients</w:t>
      </w:r>
      <w:proofErr w:type="gramEnd"/>
      <w:r>
        <w:t xml:space="preserve"> post-catheter-ablation, with documented reductions in arrhythmia recurrence rates from 54.1 percent to 40.9 percent. A separate cardiac twin reported in the same review built population-scale electrophysiological simulations on a 3,461-patient cohort to assess the </w:t>
      </w:r>
      <w:proofErr w:type="spellStart"/>
      <w:r>
        <w:t>proarrhythmic</w:t>
      </w:r>
      <w:proofErr w:type="spellEnd"/>
      <w:r>
        <w:t xml:space="preserve"> risk of </w:t>
      </w:r>
      <w:proofErr w:type="spellStart"/>
      <w:r>
        <w:t>hydroxychloroquine</w:t>
      </w:r>
      <w:proofErr w:type="spellEnd"/>
      <w:r>
        <w:t xml:space="preserve"> and azithromycin, with predicted clinical concordance comparable to in-vivo evidence.</w:t>
      </w:r>
    </w:p>
    <w:p w14:paraId="2DEE119A" w14:textId="77777777" w:rsidR="00C76803" w:rsidRDefault="009476B2">
      <w:pPr>
        <w:spacing w:after="160" w:line="320" w:lineRule="auto"/>
        <w:jc w:val="both"/>
      </w:pPr>
      <w:r>
        <w:t>Outside cardiology, Shamanna and colleagues [18] reported a whole-body metabolic digital twin for type-2 diabetes management, demonstrating that twin-guided therapy adjustments produced measurable improvements in glucose control. The University Medical Center Groningen group has reported a digital twin of a depth-of-anesthesia controller [19] built in MATLAB-Simulink on top of a population pharmacokinetic model of propofol, intended for formal verification of closed-loop anesthesia algorithms before clinical deployment. A 2026 medRxiv preprint [39] reports a closed-loop digital twin framework for extracorporeal membrane oxygenation in critical care, integrating a mechanistic cardiopulmonary model with constrained model predictive control to support real-time adaptive decisions.</w:t>
      </w:r>
      <w:proofErr w:type="spellStart"/>
      <w:r/>
      <w:proofErr w:type="spellEnd"/>
      <w:r/>
      <w:proofErr w:type="spellStart"/>
      <w:r/>
      <w:proofErr w:type="spellEnd"/>
      <w:r/>
      <w:proofErr w:type="spellStart"/>
      <w:r/>
      <w:proofErr w:type="spellEnd"/>
      <w:r/>
    </w:p>
    <w:p w14:paraId="21261CCF" w14:textId="77777777" w:rsidR="00C76803" w:rsidRPr="00D650D4" w:rsidRDefault="009476B2">
      <w:pPr>
        <w:pStyle w:val="Heading3"/>
        <w:rPr>
          <w:i w:val="0"/>
        </w:rPr>
      </w:pPr>
      <w:proofErr w:type="gramStart"/>
      <w:r w:rsidRPr="00D650D4">
        <w:rPr>
          <w:i w:val="0"/>
        </w:rPr>
        <w:t>2.5.4  The</w:t>
      </w:r>
      <w:proofErr w:type="gramEnd"/>
      <w:r w:rsidRPr="00D650D4">
        <w:rPr>
          <w:i w:val="0"/>
        </w:rPr>
        <w:t xml:space="preserve"> state of perioperative twins</w:t>
      </w:r>
    </w:p>
    <w:p w14:paraId="4E2BFF33" w14:textId="77777777" w:rsidR="00C76803" w:rsidRDefault="009476B2">
      <w:pPr>
        <w:spacing w:after="160" w:line="320" w:lineRule="auto"/>
        <w:jc w:val="both"/>
      </w:pPr>
      <w:r>
        <w:lastRenderedPageBreak/>
        <w:t>Within the perioperative domain specifically, work to date has focused on either pure simulation environments for closed-loop control development (without coupling to a real patient's live data) or on pure prediction models (without a mechanistic simulation layer). The Python Anesthesia Simulator [54] is an open-source environment that allows researchers to test closed-loop control algorithms against virtual patients drawn from population PK-PD distributions; it is a high-quality tool but it does not consume real intraoperative data and is not patient-specific in the sense required for a true digital twin. Conversely, the deep learning hypotension predictors discussed in Section 2.4 produce excellent risk forecasts but lack any mechanistic representation of the patient's drug response, and so cannot answer counterfactual questions about candidate interventions.</w:t>
      </w:r>
    </w:p>
    <w:p w14:paraId="08EA24BE" w14:textId="70F54EBE" w:rsidR="00C76803" w:rsidRDefault="009476B2">
      <w:pPr>
        <w:spacing w:after="160" w:line="320" w:lineRule="auto"/>
        <w:jc w:val="both"/>
      </w:pPr>
      <w:r>
        <w:t xml:space="preserve">To the best of the author's reading of the literature as of early 2026, no published system simultaneously consumes a patient's live intraoperative </w:t>
      </w:r>
      <w:proofErr w:type="spellStart"/>
      <w:r>
        <w:t>biosignals</w:t>
      </w:r>
      <w:proofErr w:type="spellEnd"/>
      <w:r>
        <w:t>, runs a personalized mechanistic pharmacological simulation, couples the two via a shared per-patient state representation, and exposes a what-if interface that allows the clinician to query the projected effect of candidate interventions before applying them. This is the gap, and Section 2.8 will return to it once the supporting infrastructure has been reviewed.</w:t>
      </w:r>
    </w:p>
    <w:p w14:paraId="0DDAD034" w14:textId="77777777" w:rsidR="001566EA" w:rsidRDefault="001566EA">
      <w:pPr>
        <w:spacing w:after="160" w:line="320" w:lineRule="auto"/>
        <w:jc w:val="both"/>
      </w:pPr>
    </w:p>
    <w:p w14:paraId="19903F01" w14:textId="77777777" w:rsidR="00C76803" w:rsidRPr="00D650D4" w:rsidRDefault="009476B2">
      <w:pPr>
        <w:pStyle w:val="Heading3"/>
        <w:rPr>
          <w:i w:val="0"/>
        </w:rPr>
      </w:pPr>
      <w:proofErr w:type="gramStart"/>
      <w:r w:rsidRPr="00D650D4">
        <w:rPr>
          <w:i w:val="0"/>
        </w:rPr>
        <w:t>2.5.5  What</w:t>
      </w:r>
      <w:proofErr w:type="gramEnd"/>
      <w:r w:rsidRPr="00D650D4">
        <w:rPr>
          <w:i w:val="0"/>
        </w:rPr>
        <w:t xml:space="preserve"> makes a system a digital twin rather than a simulator?</w:t>
      </w:r>
    </w:p>
    <w:p w14:paraId="4DCDC2C2" w14:textId="77777777" w:rsidR="00C76803" w:rsidRDefault="009476B2">
      <w:pPr>
        <w:spacing w:after="160" w:line="320" w:lineRule="auto"/>
        <w:jc w:val="both"/>
      </w:pPr>
      <w:r>
        <w:t xml:space="preserve">Because the term digital twin is used loosely in both the engineering and the medical literature, it is worth being precise about what distinguishes a digital twin from a related but weaker concept such as a simulator, a predictive model, or a virtual patient. Three properties together are sufficient. First, a digital twin is patient-specific in the strong sense that two different physical patients produce two different virtual representations, even when they share the same demographic covariates; this is the property that distinguishes a digital twin from a population model. Second, a digital twin is updated </w:t>
      </w:r>
      <w:proofErr w:type="spellStart"/>
      <w:r>
        <w:t>bidirectionally</w:t>
      </w:r>
      <w:proofErr w:type="spellEnd"/>
      <w:r>
        <w:t xml:space="preserve"> and continuously by data flowing from the physical patient; this is the property that distinguishes a digital twin from a static virtual patient generated once at induction. Third, a digital twin supports counterfactual simulation: it can answer the question what would happen if I did X to this patient with sufficient fidelity that the answer is decision-relevant; this is the property that distinguishes a digital twin from a pure prediction model that produces only a forecast of the actual future without simulating alternative futures.</w:t>
      </w:r>
    </w:p>
    <w:p w14:paraId="69B56B8F" w14:textId="77777777" w:rsidR="00C76803" w:rsidRDefault="009476B2">
      <w:pPr>
        <w:spacing w:after="160" w:line="320" w:lineRule="auto"/>
        <w:jc w:val="both"/>
      </w:pPr>
      <w:r>
        <w:t xml:space="preserve">Several systems in the perioperative literature satisfy one or two of these properties but not all three. The HPI satisfies property two (continuous updating from live data) but not property one (it uses no per-patient personalization beyond the live waveform itself) and not property three (it produces no counterfactuals). The Python Anesthesia Simulator and the </w:t>
      </w:r>
      <w:proofErr w:type="spellStart"/>
      <w:r>
        <w:t>AnesthesiaGUIDE</w:t>
      </w:r>
      <w:proofErr w:type="spellEnd"/>
      <w:r>
        <w:t xml:space="preserve"> </w:t>
      </w:r>
      <w:r>
        <w:lastRenderedPageBreak/>
        <w:t xml:space="preserve">MATLAB tool [49, 50] satisfy property three but not properties one or two (they operate on virtual patients drawn from population distributions, not on real ones with live data). Closed-loop anesthesia controllers in the published literature [49, 50, </w:t>
      </w:r>
      <w:proofErr w:type="gramStart"/>
      <w:r>
        <w:t>52</w:t>
      </w:r>
      <w:proofErr w:type="gramEnd"/>
      <w:r>
        <w:t>] satisfy properties one and two but typically not property three in any explicit sense; they make decisions but do not expose counterfactual projections to the user. The proposed digital twin is designed to satisfy all three simultaneously, and Chapter 3's design specifically addresses each.</w:t>
      </w:r>
    </w:p>
    <w:p w14:paraId="6FEC3A0B" w14:textId="77777777" w:rsidR="00C76803" w:rsidRDefault="009476B2">
      <w:pPr>
        <w:pStyle w:val="Heading2"/>
      </w:pPr>
      <w:proofErr w:type="gramStart"/>
      <w:r>
        <w:t>2.6  Open</w:t>
      </w:r>
      <w:proofErr w:type="gramEnd"/>
      <w:r>
        <w:t xml:space="preserve"> Data Infrastructure for Perioperative AI</w:t>
      </w:r>
    </w:p>
    <w:p w14:paraId="547BA3D1" w14:textId="77777777" w:rsidR="00C76803" w:rsidRPr="001566EA" w:rsidRDefault="009476B2">
      <w:pPr>
        <w:pStyle w:val="Heading3"/>
        <w:rPr>
          <w:i w:val="0"/>
          <w:sz w:val="28"/>
          <w:szCs w:val="28"/>
        </w:rPr>
      </w:pPr>
      <w:proofErr w:type="gramStart"/>
      <w:r w:rsidRPr="001566EA">
        <w:rPr>
          <w:i w:val="0"/>
          <w:sz w:val="28"/>
          <w:szCs w:val="28"/>
        </w:rPr>
        <w:t>2.6.1  The</w:t>
      </w:r>
      <w:proofErr w:type="gramEnd"/>
      <w:r w:rsidRPr="001566EA">
        <w:rPr>
          <w:i w:val="0"/>
          <w:sz w:val="28"/>
          <w:szCs w:val="28"/>
        </w:rPr>
        <w:t xml:space="preserve"> pre-</w:t>
      </w:r>
      <w:proofErr w:type="spellStart"/>
      <w:r w:rsidRPr="001566EA">
        <w:rPr>
          <w:i w:val="0"/>
          <w:sz w:val="28"/>
          <w:szCs w:val="28"/>
        </w:rPr>
        <w:t>VitalDB</w:t>
      </w:r>
      <w:proofErr w:type="spellEnd"/>
      <w:r w:rsidRPr="001566EA">
        <w:rPr>
          <w:i w:val="0"/>
          <w:sz w:val="28"/>
          <w:szCs w:val="28"/>
        </w:rPr>
        <w:t xml:space="preserve"> landscape</w:t>
      </w:r>
    </w:p>
    <w:p w14:paraId="26487174" w14:textId="77777777" w:rsidR="00C76803" w:rsidRDefault="009476B2">
      <w:pPr>
        <w:spacing w:after="160" w:line="320" w:lineRule="auto"/>
        <w:jc w:val="both"/>
      </w:pPr>
      <w:r>
        <w:t xml:space="preserve">Until 2018 the public availability of high-resolution intraoperative </w:t>
      </w:r>
      <w:proofErr w:type="spellStart"/>
      <w:r>
        <w:t>biosignal</w:t>
      </w:r>
      <w:proofErr w:type="spellEnd"/>
      <w:r>
        <w:t xml:space="preserve"> data was effectively zero. Hospitals captured these signals on bedside monitors, but the data were either discarded, </w:t>
      </w:r>
      <w:proofErr w:type="spellStart"/>
      <w:r>
        <w:t>downsampled</w:t>
      </w:r>
      <w:proofErr w:type="spellEnd"/>
      <w:r>
        <w:t xml:space="preserve"> to one-minute resolution before being written to the electronic anesthesia record, or trapped on proprietary monitor hardware that was never integrated with the rest of the hospital information system. As a result, deep learning research on intraoperative time series was severely bottlenecked by data access; the only research groups with sufficient data were those embedded in single hospitals with custom data-capture infrastructure.</w:t>
      </w:r>
    </w:p>
    <w:p w14:paraId="44353187" w14:textId="77777777" w:rsidR="00C76803" w:rsidRPr="00D650D4" w:rsidRDefault="009476B2">
      <w:pPr>
        <w:pStyle w:val="Heading3"/>
        <w:rPr>
          <w:i w:val="0"/>
        </w:rPr>
      </w:pPr>
      <w:proofErr w:type="gramStart"/>
      <w:r w:rsidRPr="00D650D4">
        <w:rPr>
          <w:i w:val="0"/>
        </w:rPr>
        <w:t>2.6.2  Vital</w:t>
      </w:r>
      <w:proofErr w:type="gramEnd"/>
      <w:r w:rsidRPr="00D650D4">
        <w:rPr>
          <w:i w:val="0"/>
        </w:rPr>
        <w:t xml:space="preserve"> Recorder and </w:t>
      </w:r>
      <w:proofErr w:type="spellStart"/>
      <w:r w:rsidRPr="00D650D4">
        <w:rPr>
          <w:i w:val="0"/>
        </w:rPr>
        <w:t>VitalDB</w:t>
      </w:r>
      <w:proofErr w:type="spellEnd"/>
    </w:p>
    <w:p w14:paraId="47B9DF56" w14:textId="77777777" w:rsidR="00C76803" w:rsidRDefault="009476B2">
      <w:pPr>
        <w:spacing w:after="160" w:line="320" w:lineRule="auto"/>
        <w:jc w:val="both"/>
      </w:pPr>
      <w:r>
        <w:t>Lee and Jung [3] released Vital Recorder in 2018, a free open-source research tool capable of recording time-synchronized waveforms and numeric data from anesthesia machines, patient monitors, infusion pumps, electroencephalography devices, and cardiac output monitors at sampling rates of one hundred to five hundred hertz. Vital Recorder solved the technical problem of multi-device synchronization, but it did not solve the data-availability problem; each hospital still recorded only its own patients.</w:t>
      </w:r>
    </w:p>
    <w:p w14:paraId="40B9B12C" w14:textId="77777777" w:rsidR="00C76803" w:rsidRDefault="009476B2">
      <w:pPr>
        <w:spacing w:after="160" w:line="320" w:lineRule="auto"/>
        <w:jc w:val="both"/>
      </w:pPr>
      <w:r>
        <w:t xml:space="preserve">In 2022, the same group at Seoul National University Hospital released </w:t>
      </w:r>
      <w:proofErr w:type="spellStart"/>
      <w:r>
        <w:t>VitalDB</w:t>
      </w:r>
      <w:proofErr w:type="spellEnd"/>
      <w:r>
        <w:t xml:space="preserve"> [4], the first public, large-scale, high-fidelity multi-parameter intraoperative </w:t>
      </w:r>
      <w:proofErr w:type="spellStart"/>
      <w:r>
        <w:t>biosignal</w:t>
      </w:r>
      <w:proofErr w:type="spellEnd"/>
      <w:r>
        <w:t xml:space="preserve"> database. </w:t>
      </w:r>
      <w:proofErr w:type="spellStart"/>
      <w:r>
        <w:t>VitalDB</w:t>
      </w:r>
      <w:proofErr w:type="spellEnd"/>
      <w:r>
        <w:t xml:space="preserve"> contains data from 6,388 surgical cases, comprising 486,451 individual data tracks across 196 intraoperative monitoring parameters, 73 perioperative clinical parameters, and 34 time-series laboratory result parameters. Numeric data are recorded at one to seven second resolution; waveform data are recorded at sampling rates between 62.5 and 500 hertz. All data are anonymized and accessible via a Python API or via direct download from </w:t>
      </w:r>
      <w:proofErr w:type="spellStart"/>
      <w:r>
        <w:t>PhysioNet</w:t>
      </w:r>
      <w:proofErr w:type="spellEnd"/>
      <w:r>
        <w:t>.</w:t>
      </w:r>
    </w:p>
    <w:p w14:paraId="2ECEB10A" w14:textId="48BAC710" w:rsidR="00C76803" w:rsidRDefault="009476B2">
      <w:pPr>
        <w:spacing w:after="160" w:line="320" w:lineRule="auto"/>
        <w:jc w:val="both"/>
      </w:pPr>
      <w:proofErr w:type="spellStart"/>
      <w:r>
        <w:t>VitalDB</w:t>
      </w:r>
      <w:proofErr w:type="spellEnd"/>
      <w:r>
        <w:t xml:space="preserve"> has become the de facto reference dataset for intraoperative AI research. Of the major papers cited in this chapter, the substantial majority used </w:t>
      </w:r>
      <w:proofErr w:type="spellStart"/>
      <w:r>
        <w:t>VitalDB</w:t>
      </w:r>
      <w:proofErr w:type="spellEnd"/>
      <w:r>
        <w:t xml:space="preserve"> either as their primary training cohort or as their external validation cohort. The proposed project follows this convention. </w:t>
      </w:r>
      <w:proofErr w:type="spellStart"/>
      <w:r>
        <w:lastRenderedPageBreak/>
        <w:t>VitalDB</w:t>
      </w:r>
      <w:proofErr w:type="spellEnd"/>
      <w:r>
        <w:t xml:space="preserve"> is not without its limitations: it represents a single hospital, drawn from a single ethnic and demographic population, with a particular distribution of surgical specialties, and the generalization of any model trained on it to other settings cannot be assumed without explicit cross-center evaluation. These limitations are acknowledged in Chapter 3, which describes how the proposed evaluation strategy addresses them.</w:t>
      </w:r>
    </w:p>
    <w:p w14:paraId="40738927" w14:textId="77777777" w:rsidR="009476B2" w:rsidRDefault="009476B2">
      <w:pPr>
        <w:spacing w:after="160" w:line="320" w:lineRule="auto"/>
        <w:jc w:val="both"/>
        <w:rPr>
          <w:ins w:id="76" w:author="muhammad mursaleen" w:date="2026-05-06T22:19:00Z"/>
        </w:rPr>
      </w:pPr>
    </w:p>
    <w:p w14:paraId="4A6A8E1F" w14:textId="77777777" w:rsidR="00C76803" w:rsidRPr="00D650D4" w:rsidRDefault="009476B2">
      <w:pPr>
        <w:pStyle w:val="Heading3"/>
        <w:rPr>
          <w:i w:val="0"/>
        </w:rPr>
      </w:pPr>
      <w:proofErr w:type="gramStart"/>
      <w:r w:rsidRPr="00D650D4">
        <w:rPr>
          <w:i w:val="0"/>
        </w:rPr>
        <w:t>2.6.3  Other</w:t>
      </w:r>
      <w:proofErr w:type="gramEnd"/>
      <w:r w:rsidRPr="00D650D4">
        <w:rPr>
          <w:i w:val="0"/>
        </w:rPr>
        <w:t xml:space="preserve"> relevant datasets</w:t>
      </w:r>
    </w:p>
    <w:p w14:paraId="74DB0BA8" w14:textId="77777777" w:rsidR="00C76803" w:rsidRDefault="009476B2">
      <w:pPr>
        <w:spacing w:after="160" w:line="320" w:lineRule="auto"/>
        <w:jc w:val="both"/>
      </w:pPr>
      <w:r>
        <w:t xml:space="preserve">Three other public datasets are relevant to this work, although none is used as a primary training source. The MIMIC-IV waveform database, hosted on </w:t>
      </w:r>
      <w:proofErr w:type="spellStart"/>
      <w:r>
        <w:t>PhysioNet</w:t>
      </w:r>
      <w:proofErr w:type="spellEnd"/>
      <w:r>
        <w:t xml:space="preserve">, contains high-resolution intensive care unit (ICU) waveform data; it is invaluable for related but distinct problems in critical care AI but does not contain operating-room data. The </w:t>
      </w:r>
      <w:proofErr w:type="spellStart"/>
      <w:r>
        <w:t>PhysioNet</w:t>
      </w:r>
      <w:proofErr w:type="spellEnd"/>
      <w:r>
        <w:t xml:space="preserve"> 2012 Challenge dataset contains physiological time series from approximately twelve thousand ICU admissions with mortality labels; it is sometimes used as a transfer-learning source. The </w:t>
      </w:r>
      <w:proofErr w:type="spellStart"/>
      <w:r>
        <w:t>eICU</w:t>
      </w:r>
      <w:proofErr w:type="spellEnd"/>
      <w:r>
        <w:t xml:space="preserve"> Collaborative Research Database contains records from multiple ICUs across the United States but, again, does not contain intraoperative data. The proposed project will use only </w:t>
      </w:r>
      <w:proofErr w:type="spellStart"/>
      <w:r>
        <w:t>VitalDB</w:t>
      </w:r>
      <w:proofErr w:type="spellEnd"/>
      <w:r>
        <w:t xml:space="preserve"> for training and validation in this thesis; transfer learning from these adjacent datasets is identified as future work.</w:t>
      </w:r>
    </w:p>
    <w:p w14:paraId="125B286A" w14:textId="77777777" w:rsidR="00C76803" w:rsidRPr="00D650D4" w:rsidRDefault="009476B2">
      <w:pPr>
        <w:pStyle w:val="Heading3"/>
        <w:rPr>
          <w:i w:val="0"/>
        </w:rPr>
      </w:pPr>
      <w:proofErr w:type="gramStart"/>
      <w:r w:rsidRPr="00D650D4">
        <w:rPr>
          <w:i w:val="0"/>
        </w:rPr>
        <w:t>2.6.4  Data</w:t>
      </w:r>
      <w:proofErr w:type="gramEnd"/>
      <w:r w:rsidRPr="00D650D4">
        <w:rPr>
          <w:i w:val="0"/>
        </w:rPr>
        <w:t xml:space="preserve"> quality and </w:t>
      </w:r>
      <w:proofErr w:type="spellStart"/>
      <w:r w:rsidRPr="00D650D4">
        <w:rPr>
          <w:i w:val="0"/>
        </w:rPr>
        <w:t>missingness</w:t>
      </w:r>
      <w:proofErr w:type="spellEnd"/>
      <w:r w:rsidRPr="00D650D4">
        <w:rPr>
          <w:i w:val="0"/>
        </w:rPr>
        <w:t xml:space="preserve"> in </w:t>
      </w:r>
      <w:proofErr w:type="spellStart"/>
      <w:r w:rsidRPr="00D650D4">
        <w:rPr>
          <w:i w:val="0"/>
        </w:rPr>
        <w:t>VitalDB</w:t>
      </w:r>
      <w:proofErr w:type="spellEnd"/>
    </w:p>
    <w:p w14:paraId="4E2A3210" w14:textId="77777777" w:rsidR="00C76803" w:rsidRDefault="009476B2">
      <w:pPr>
        <w:spacing w:after="160" w:line="320" w:lineRule="auto"/>
        <w:jc w:val="both"/>
      </w:pPr>
      <w:r>
        <w:t xml:space="preserve">Any user of </w:t>
      </w:r>
      <w:proofErr w:type="spellStart"/>
      <w:r>
        <w:t>VitalDB</w:t>
      </w:r>
      <w:proofErr w:type="spellEnd"/>
      <w:r>
        <w:t xml:space="preserve"> quickly learns that the dataset is messy in ways that matter for downstream modeling. Approximately one in twenty cases has gaps in the arterial waveform of more than thirty seconds, typically caused by transient transducer disconnection during patient repositioning or by the catheter being clamped for blood sampling. End-tidal carbon dioxide records are missing or invalid in roughly fifteen percent of cases, often because the gas-sampling line was disconnected during induction. </w:t>
      </w:r>
      <w:proofErr w:type="spellStart"/>
      <w:r>
        <w:t>Bispectral</w:t>
      </w:r>
      <w:proofErr w:type="spellEnd"/>
      <w:r>
        <w:t xml:space="preserve"> index records are present in only a minority of cases (approximately thirty percent) because BIS monitoring is not universally used. Intervention timestamps (drug administration, fluid bolus) are recorded with variable fidelity: some are entered into the anesthesia information management system in real time as they happen, others are entered post-hoc and rounded to the nearest five minutes.</w:t>
      </w:r>
    </w:p>
    <w:p w14:paraId="43CF7B8F" w14:textId="77777777" w:rsidR="00C76803" w:rsidRDefault="009476B2">
      <w:pPr>
        <w:spacing w:after="160" w:line="320" w:lineRule="auto"/>
        <w:jc w:val="both"/>
      </w:pPr>
      <w:r>
        <w:t xml:space="preserve">These quality issues affect the methodology of the proposed work in several ways. </w:t>
      </w:r>
      <w:proofErr w:type="spellStart"/>
      <w:r>
        <w:t>Missingness</w:t>
      </w:r>
      <w:proofErr w:type="spellEnd"/>
      <w:r>
        <w:t xml:space="preserve"> in the waveform channels is handled by the network's masking layer; segments with more than fifteen percent missing data in any primary channel are excluded from training and from evaluation. </w:t>
      </w:r>
      <w:proofErr w:type="spellStart"/>
      <w:r>
        <w:t>Missingness</w:t>
      </w:r>
      <w:proofErr w:type="spellEnd"/>
      <w:r>
        <w:t xml:space="preserve"> in derived labels is handled by computing MAP from whichever blood pressure source is available (invasive when present, non-invasive cuff otherwise), and by excluding segments in which neither source provides a valid measurement during the prediction horizon. </w:t>
      </w:r>
      <w:r>
        <w:lastRenderedPageBreak/>
        <w:t xml:space="preserve">Imprecision in intervention timestamps is the most problematic of these issues for the mechanistic engine, because it directly affects the </w:t>
      </w:r>
      <w:proofErr w:type="spellStart"/>
      <w:r>
        <w:t>L_pkpd</w:t>
      </w:r>
      <w:proofErr w:type="spellEnd"/>
      <w:r>
        <w:t xml:space="preserve"> reconstruction loss; the proposed mitigation is to include a documented timing-uncertainty term in the loss (allowing intervention timestamps to be perturbed by up to thirty seconds during training) and to report mechanistic-engine evaluation separately for cases with high-confidence timestamps versus cases with reconstructed-after-the-fact timestamps. None of these mitigations is novel; they are standard hygiene for working with </w:t>
      </w:r>
      <w:proofErr w:type="spellStart"/>
      <w:r>
        <w:t>VitalDB</w:t>
      </w:r>
      <w:proofErr w:type="spellEnd"/>
      <w:r>
        <w:t>, but each must be implemented carefully and reported transparently to avoid silent degradation of model performance.</w:t>
      </w:r>
    </w:p>
    <w:p w14:paraId="09C3FE6F" w14:textId="77777777" w:rsidR="00C76803" w:rsidRPr="00D650D4" w:rsidRDefault="009476B2">
      <w:pPr>
        <w:pStyle w:val="Heading3"/>
        <w:rPr>
          <w:i w:val="0"/>
        </w:rPr>
      </w:pPr>
      <w:proofErr w:type="gramStart"/>
      <w:r w:rsidRPr="00D650D4">
        <w:rPr>
          <w:i w:val="0"/>
        </w:rPr>
        <w:t>2.6.5  Federated</w:t>
      </w:r>
      <w:proofErr w:type="gramEnd"/>
      <w:r w:rsidRPr="00D650D4">
        <w:rPr>
          <w:i w:val="0"/>
        </w:rPr>
        <w:t xml:space="preserve"> learning as a path beyond single-center datasets</w:t>
      </w:r>
    </w:p>
    <w:p w14:paraId="3F04A7DD" w14:textId="77777777" w:rsidR="00C76803" w:rsidRDefault="009476B2">
      <w:pPr>
        <w:spacing w:after="160" w:line="320" w:lineRule="auto"/>
        <w:jc w:val="both"/>
      </w:pPr>
      <w:r>
        <w:t xml:space="preserve">A complementary line of work that has matured rapidly is federated learning [78], in which a model is trained across multiple data-holding institutions without any single institution sharing its raw data with the others. McMahan and colleagues' </w:t>
      </w:r>
      <w:proofErr w:type="spellStart"/>
      <w:r>
        <w:t>FedAvg</w:t>
      </w:r>
      <w:proofErr w:type="spellEnd"/>
      <w:r>
        <w:t xml:space="preserve"> algorithm is the canonical starting point, and it has been extended in numerous directions since. Within healthcare specifically, federated learning has been applied to electronic health record analysis [79, 80], multi-institutional rare-disease research [81], and most recently to operating-room data through frameworks such as </w:t>
      </w:r>
      <w:proofErr w:type="spellStart"/>
      <w:r>
        <w:t>MultiProg</w:t>
      </w:r>
      <w:proofErr w:type="spellEnd"/>
      <w:r>
        <w:t xml:space="preserve"> [82] and </w:t>
      </w:r>
      <w:proofErr w:type="spellStart"/>
      <w:r>
        <w:t>FedHealth</w:t>
      </w:r>
      <w:proofErr w:type="spellEnd"/>
      <w:r>
        <w:t xml:space="preserve"> [83]. The technical attraction is clear: the cross-center generalization problem identified throughout this chapter and explicitly deferred to future work in Section 3.9.6 could in principle be addressed without each institution needing to release its data publicly, by training a single model whose updates rather than data flow across institutions.</w:t>
      </w:r>
    </w:p>
    <w:p w14:paraId="30A8A453" w14:textId="77777777" w:rsidR="00C76803" w:rsidRDefault="009476B2">
      <w:pPr>
        <w:spacing w:after="160" w:line="320" w:lineRule="auto"/>
        <w:jc w:val="both"/>
      </w:pPr>
      <w:r>
        <w:t>Two practical limitations have prevented federated learning from being a routine part of perioperative AI work to date. First, perioperative datasets at most institutions are still locked behind data-governance frameworks that were not designed with federated learning in mind, and the institutional approvals required to participate in a federated study can take longer than the typical research timeline. Second, the heterogeneity of monitoring equipment across hospitals means that what looks like a uniform feature vector in the federated training protocol may actually represent slightly different physical quantities at different institutions; this is a known challenge that recent work [82] has begun to address with feature-calibration mechanisms. Within the scope of this thesis, federated learning is identified as the most promising path to true cross-center validation but is not implemented; it would require infrastructure and partnerships well beyond the FYP scope. It is mentioned here because the system architecture of Chapter 3 is designed to be compatible with a future federated extension: the predictive layer's training loop can be replaced with a federated training loop without changes to the mechanistic engine, the calibration head, or the decision-support layer.</w:t>
      </w:r>
    </w:p>
    <w:p w14:paraId="50B4D23A" w14:textId="77777777" w:rsidR="00C76803" w:rsidRPr="001566EA" w:rsidRDefault="009476B2">
      <w:pPr>
        <w:pStyle w:val="Heading2"/>
      </w:pPr>
      <w:proofErr w:type="gramStart"/>
      <w:r w:rsidRPr="001566EA">
        <w:lastRenderedPageBreak/>
        <w:t>2.7  Comparative</w:t>
      </w:r>
      <w:proofErr w:type="gramEnd"/>
      <w:r w:rsidRPr="001566EA">
        <w:t xml:space="preserve"> Synthesis</w:t>
      </w:r>
    </w:p>
    <w:p w14:paraId="43F1DF40" w14:textId="77777777" w:rsidR="00C76803" w:rsidRDefault="009476B2">
      <w:pPr>
        <w:spacing w:after="160" w:line="320" w:lineRule="auto"/>
        <w:jc w:val="both"/>
      </w:pPr>
      <w:r>
        <w:t>The preceding sections have surveyed each line of relevant work in turn. To bring them into a single frame, this section presents two comparative tables. Table 2.1 compares the major machine learning systems for intraoperative hypotension prediction along seven dimensions: dataset, signal modality, architecture, prediction horizon, headline performance, key limitation, and clinical evaluation status. Table 2.2 compares the major patient digital twin implementations across healthcare domains along five dimensions: clinical domain, mechanistic basis, data-driven layer, patient specificity, and demonstrated clinical impact.</w:t>
      </w:r>
    </w:p>
    <w:p w14:paraId="310E6E78" w14:textId="77777777" w:rsidR="00C76803" w:rsidRDefault="00C76803"/>
    <w:p w14:paraId="11B0D1BB" w14:textId="77777777" w:rsidR="00C76803" w:rsidRDefault="009476B2">
      <w:pPr>
        <w:spacing w:before="200" w:after="100"/>
        <w:jc w:val="center"/>
      </w:pPr>
      <w:r>
        <w:rPr>
          <w:i/>
          <w:iCs/>
          <w:sz w:val="20"/>
          <w:szCs w:val="20"/>
        </w:rPr>
        <w:t xml:space="preserve">Table </w:t>
      </w:r>
      <w:proofErr w:type="gramStart"/>
      <w:r>
        <w:rPr>
          <w:i/>
          <w:iCs/>
          <w:sz w:val="20"/>
          <w:szCs w:val="20"/>
        </w:rPr>
        <w:t>2.1  Comparison</w:t>
      </w:r>
      <w:proofErr w:type="gramEnd"/>
      <w:r>
        <w:rPr>
          <w:i/>
          <w:iCs/>
          <w:sz w:val="20"/>
          <w:szCs w:val="20"/>
        </w:rPr>
        <w:t xml:space="preserve"> of major machine learning systems for intraoperative hypotension prediction.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8"/>
        <w:gridCol w:w="1255"/>
        <w:gridCol w:w="1372"/>
        <w:gridCol w:w="1329"/>
        <w:gridCol w:w="1441"/>
        <w:gridCol w:w="1098"/>
        <w:gridCol w:w="1507"/>
      </w:tblGrid>
      <w:tr w:rsidR="00C76803" w14:paraId="3F7F9808"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476AA822" w14:textId="77777777" w:rsidR="00C76803" w:rsidRDefault="009476B2">
            <w:pPr>
              <w:spacing w:after="60"/>
            </w:pPr>
            <w:r>
              <w:rPr>
                <w:b/>
                <w:bCs/>
                <w:sz w:val="20"/>
                <w:szCs w:val="20"/>
              </w:rPr>
              <w:t>System / Authors</w:t>
            </w:r>
          </w:p>
        </w:tc>
        <w:tc>
          <w:tcPr>
            <w:tcW w:w="13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61C0F8D7" w14:textId="77777777" w:rsidR="00C76803" w:rsidRDefault="009476B2">
            <w:pPr>
              <w:spacing w:after="60"/>
            </w:pPr>
            <w:r>
              <w:rPr>
                <w:b/>
                <w:bCs/>
                <w:sz w:val="20"/>
                <w:szCs w:val="20"/>
              </w:rPr>
              <w:t>Dataset &amp; cases</w:t>
            </w:r>
          </w:p>
        </w:tc>
        <w:tc>
          <w:tcPr>
            <w:tcW w:w="15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43173DCD" w14:textId="77777777" w:rsidR="00C76803" w:rsidRDefault="009476B2">
            <w:pPr>
              <w:spacing w:after="60"/>
            </w:pPr>
            <w:r>
              <w:rPr>
                <w:b/>
                <w:bCs/>
                <w:sz w:val="20"/>
                <w:szCs w:val="20"/>
              </w:rPr>
              <w:t>Signals</w:t>
            </w:r>
          </w:p>
        </w:tc>
        <w:tc>
          <w:tcPr>
            <w:tcW w:w="12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6DAAB850" w14:textId="77777777" w:rsidR="00C76803" w:rsidRDefault="009476B2">
            <w:pPr>
              <w:spacing w:after="60"/>
            </w:pPr>
            <w:r>
              <w:rPr>
                <w:b/>
                <w:bCs/>
                <w:sz w:val="20"/>
                <w:szCs w:val="20"/>
              </w:rPr>
              <w:t>Architecture</w:t>
            </w:r>
          </w:p>
        </w:tc>
        <w:tc>
          <w:tcPr>
            <w:tcW w:w="15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496DC2E8" w14:textId="77777777" w:rsidR="00C76803" w:rsidRDefault="009476B2">
            <w:pPr>
              <w:spacing w:after="60"/>
            </w:pPr>
            <w:r>
              <w:rPr>
                <w:b/>
                <w:bCs/>
                <w:sz w:val="20"/>
                <w:szCs w:val="20"/>
              </w:rPr>
              <w:t>Performance</w:t>
            </w:r>
          </w:p>
        </w:tc>
        <w:tc>
          <w:tcPr>
            <w:tcW w:w="12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12DB2336" w14:textId="77777777" w:rsidR="00C76803" w:rsidRDefault="009476B2">
            <w:pPr>
              <w:spacing w:after="60"/>
            </w:pPr>
            <w:r>
              <w:rPr>
                <w:b/>
                <w:bCs/>
                <w:sz w:val="20"/>
                <w:szCs w:val="20"/>
              </w:rPr>
              <w:t>Horizon</w:t>
            </w:r>
          </w:p>
        </w:tc>
        <w:tc>
          <w:tcPr>
            <w:tcW w:w="12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7BE29BCA" w14:textId="77777777" w:rsidR="00C76803" w:rsidRDefault="009476B2">
            <w:pPr>
              <w:spacing w:after="60"/>
            </w:pPr>
            <w:r>
              <w:rPr>
                <w:b/>
                <w:bCs/>
                <w:sz w:val="20"/>
                <w:szCs w:val="20"/>
              </w:rPr>
              <w:t>Status</w:t>
            </w:r>
          </w:p>
        </w:tc>
      </w:tr>
      <w:tr w:rsidR="00C76803" w14:paraId="63BD4967"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F84A4B" w14:textId="77777777" w:rsidR="00C76803" w:rsidRDefault="009476B2">
            <w:pPr>
              <w:spacing w:after="60"/>
            </w:pPr>
            <w:r>
              <w:rPr>
                <w:sz w:val="20"/>
                <w:szCs w:val="20"/>
              </w:rPr>
              <w:t xml:space="preserve">HPI / </w:t>
            </w:r>
            <w:proofErr w:type="spellStart"/>
            <w:r>
              <w:rPr>
                <w:sz w:val="20"/>
                <w:szCs w:val="20"/>
              </w:rPr>
              <w:t>Hatib</w:t>
            </w:r>
            <w:proofErr w:type="spellEnd"/>
            <w:r>
              <w:rPr>
                <w:sz w:val="20"/>
                <w:szCs w:val="20"/>
              </w:rPr>
              <w:t xml:space="preserve"> 2018 [6]</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46DB7C" w14:textId="77777777" w:rsidR="00C76803" w:rsidRDefault="009476B2">
            <w:pPr>
              <w:spacing w:after="60"/>
            </w:pPr>
            <w:r>
              <w:rPr>
                <w:sz w:val="20"/>
                <w:szCs w:val="20"/>
              </w:rPr>
              <w:t>Edwards proprietary; ~1300 cases</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5F25BF" w14:textId="77777777" w:rsidR="00C76803" w:rsidRDefault="009476B2">
            <w:pPr>
              <w:spacing w:after="60"/>
            </w:pPr>
            <w:r>
              <w:rPr>
                <w:sz w:val="20"/>
                <w:szCs w:val="20"/>
              </w:rPr>
              <w:t>Arterial waveform features</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37FA68" w14:textId="77777777" w:rsidR="00C76803" w:rsidRDefault="009476B2">
            <w:pPr>
              <w:spacing w:after="60"/>
            </w:pPr>
            <w:r>
              <w:rPr>
                <w:sz w:val="20"/>
                <w:szCs w:val="20"/>
              </w:rPr>
              <w:t>Logistic regression on engineered features</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48E68CE" w14:textId="77777777" w:rsidR="00C76803" w:rsidRDefault="009476B2">
            <w:pPr>
              <w:spacing w:after="60"/>
            </w:pPr>
            <w:r>
              <w:rPr>
                <w:sz w:val="20"/>
                <w:szCs w:val="20"/>
              </w:rPr>
              <w:t>AUROC 0.95 at 5 min (disputed)</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579EF3" w14:textId="77777777" w:rsidR="00C76803" w:rsidRDefault="009476B2">
            <w:pPr>
              <w:spacing w:after="60"/>
            </w:pPr>
            <w:r>
              <w:rPr>
                <w:sz w:val="20"/>
                <w:szCs w:val="20"/>
              </w:rPr>
              <w:t>5–15 min</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798A59" w14:textId="77777777" w:rsidR="00C76803" w:rsidRDefault="009476B2">
            <w:pPr>
              <w:spacing w:after="60"/>
            </w:pPr>
            <w:r>
              <w:rPr>
                <w:sz w:val="20"/>
                <w:szCs w:val="20"/>
              </w:rPr>
              <w:t>FDA-cleared; HYPE RCT [7]</w:t>
            </w:r>
          </w:p>
        </w:tc>
      </w:tr>
      <w:tr w:rsidR="00C76803" w14:paraId="2EE02C28"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B5E2C9" w14:textId="77777777" w:rsidR="00C76803" w:rsidRDefault="009476B2">
            <w:pPr>
              <w:spacing w:after="60"/>
            </w:pPr>
            <w:r>
              <w:rPr>
                <w:sz w:val="20"/>
                <w:szCs w:val="20"/>
              </w:rPr>
              <w:t>Lee 2021 [8]</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CA2837" w14:textId="77777777" w:rsidR="00C76803" w:rsidRDefault="009476B2">
            <w:pPr>
              <w:spacing w:after="60"/>
            </w:pPr>
            <w:proofErr w:type="spellStart"/>
            <w:r>
              <w:rPr>
                <w:sz w:val="20"/>
                <w:szCs w:val="20"/>
              </w:rPr>
              <w:t>VitalDB</w:t>
            </w:r>
            <w:proofErr w:type="spellEnd"/>
            <w:r>
              <w:rPr>
                <w:sz w:val="20"/>
                <w:szCs w:val="20"/>
              </w:rPr>
              <w:t>; 6388 cases</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758EBC" w14:textId="77777777" w:rsidR="00C76803" w:rsidRDefault="009476B2">
            <w:pPr>
              <w:spacing w:after="60"/>
            </w:pPr>
            <w:r>
              <w:rPr>
                <w:sz w:val="20"/>
                <w:szCs w:val="20"/>
              </w:rPr>
              <w:t>ABP, ECG, PPG, EtCO2</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F1AA73" w14:textId="77777777" w:rsidR="00C76803" w:rsidRDefault="009476B2">
            <w:pPr>
              <w:spacing w:after="60"/>
            </w:pPr>
            <w:r>
              <w:rPr>
                <w:sz w:val="20"/>
                <w:szCs w:val="20"/>
              </w:rPr>
              <w:t>1D CNN multi-channel</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24C3D6" w14:textId="77777777" w:rsidR="00C76803" w:rsidRDefault="009476B2">
            <w:pPr>
              <w:spacing w:after="60"/>
            </w:pPr>
            <w:r>
              <w:rPr>
                <w:sz w:val="20"/>
                <w:szCs w:val="20"/>
              </w:rPr>
              <w:t>AUROC 0.91 (multi); 0.85 (ABP only)</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C79BC36" w14:textId="77777777" w:rsidR="00C76803" w:rsidRDefault="009476B2">
            <w:pPr>
              <w:spacing w:after="60"/>
            </w:pPr>
            <w:r>
              <w:rPr>
                <w:sz w:val="20"/>
                <w:szCs w:val="20"/>
              </w:rPr>
              <w:t>5–15 min</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5364ACC" w14:textId="77777777" w:rsidR="00C76803" w:rsidRDefault="009476B2">
            <w:pPr>
              <w:spacing w:after="60"/>
            </w:pPr>
            <w:r>
              <w:rPr>
                <w:sz w:val="20"/>
                <w:szCs w:val="20"/>
              </w:rPr>
              <w:t>Retrospective</w:t>
            </w:r>
          </w:p>
        </w:tc>
      </w:tr>
      <w:tr w:rsidR="00C76803" w14:paraId="33F96552"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90ACF46" w14:textId="77777777" w:rsidR="00C76803" w:rsidRDefault="009476B2">
            <w:pPr>
              <w:spacing w:after="60"/>
            </w:pPr>
            <w:r>
              <w:rPr>
                <w:sz w:val="20"/>
                <w:szCs w:val="20"/>
              </w:rPr>
              <w:t>STEP-OP / Jo 2021 [10]</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BE9AFA" w14:textId="77777777" w:rsidR="00C76803" w:rsidRDefault="009476B2">
            <w:pPr>
              <w:spacing w:after="60"/>
            </w:pPr>
            <w:proofErr w:type="spellStart"/>
            <w:r>
              <w:rPr>
                <w:sz w:val="20"/>
                <w:szCs w:val="20"/>
              </w:rPr>
              <w:t>VitalDB</w:t>
            </w:r>
            <w:proofErr w:type="spellEnd"/>
            <w:r>
              <w:rPr>
                <w:sz w:val="20"/>
                <w:szCs w:val="20"/>
              </w:rPr>
              <w:t>; 18,228 cases</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4C4DE6" w14:textId="77777777" w:rsidR="00C76803" w:rsidRDefault="009476B2">
            <w:pPr>
              <w:spacing w:after="60"/>
            </w:pPr>
            <w:r>
              <w:rPr>
                <w:sz w:val="20"/>
                <w:szCs w:val="20"/>
              </w:rPr>
              <w:t>ABP, EEG, ECG</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554BAA" w14:textId="77777777" w:rsidR="00C76803" w:rsidRDefault="009476B2">
            <w:pPr>
              <w:spacing w:after="60"/>
            </w:pPr>
            <w:r>
              <w:rPr>
                <w:sz w:val="20"/>
                <w:szCs w:val="20"/>
              </w:rPr>
              <w:t>CNN + RNN ensemble</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44B42B" w14:textId="77777777" w:rsidR="00C76803" w:rsidRDefault="009476B2">
            <w:pPr>
              <w:spacing w:after="60"/>
            </w:pPr>
            <w:r>
              <w:rPr>
                <w:sz w:val="20"/>
                <w:szCs w:val="20"/>
              </w:rPr>
              <w:t>AUROC 0.92 at 5 min</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C08F64" w14:textId="77777777" w:rsidR="00C76803" w:rsidRDefault="009476B2">
            <w:pPr>
              <w:spacing w:after="60"/>
            </w:pPr>
            <w:r>
              <w:rPr>
                <w:sz w:val="20"/>
                <w:szCs w:val="20"/>
              </w:rPr>
              <w:t>5 min</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249CAE5" w14:textId="77777777" w:rsidR="00C76803" w:rsidRDefault="009476B2">
            <w:pPr>
              <w:spacing w:after="60"/>
            </w:pPr>
            <w:r>
              <w:rPr>
                <w:sz w:val="20"/>
                <w:szCs w:val="20"/>
              </w:rPr>
              <w:t>Retrospective</w:t>
            </w:r>
          </w:p>
        </w:tc>
      </w:tr>
      <w:tr w:rsidR="00C76803" w14:paraId="35F29343"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B0C220" w14:textId="77777777" w:rsidR="00C76803" w:rsidRDefault="009476B2">
            <w:pPr>
              <w:spacing w:after="60"/>
            </w:pPr>
            <w:proofErr w:type="spellStart"/>
            <w:r>
              <w:rPr>
                <w:sz w:val="20"/>
                <w:szCs w:val="20"/>
              </w:rPr>
              <w:t>Jeong 2024 [9]</w:t>
            </w:r>
            <w:proofErr w:type="spellEnd"/>
            <w:r>
              <w:rPr>
                <w:sz w:val="20"/>
                <w:szCs w:val="20"/>
              </w:rPr>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13F61A" w14:textId="77777777" w:rsidR="00C76803" w:rsidRDefault="009476B2">
            <w:pPr>
              <w:spacing w:after="60"/>
            </w:pPr>
            <w:r>
              <w:rPr>
                <w:sz w:val="20"/>
                <w:szCs w:val="20"/>
              </w:rPr>
              <w:t>SNUH + external; 21,321 cases</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D5314C" w14:textId="77777777" w:rsidR="00C76803" w:rsidRDefault="009476B2">
            <w:pPr>
              <w:spacing w:after="60"/>
            </w:pPr>
            <w:r>
              <w:rPr>
                <w:sz w:val="20"/>
                <w:szCs w:val="20"/>
              </w:rPr>
              <w:t>NIBP, ECG, SpO2, EtCO2, BIS</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D0DFBE" w14:textId="77777777" w:rsidR="00C76803" w:rsidRDefault="009476B2">
            <w:pPr>
              <w:spacing w:after="60"/>
            </w:pPr>
            <w:r>
              <w:rPr>
                <w:sz w:val="20"/>
                <w:szCs w:val="20"/>
              </w:rPr>
              <w:t>Deep CNN, non-invasive</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224392A" w14:textId="77777777" w:rsidR="00C76803" w:rsidRDefault="009476B2">
            <w:pPr>
              <w:spacing w:after="60"/>
            </w:pPr>
            <w:r>
              <w:rPr>
                <w:sz w:val="20"/>
                <w:szCs w:val="20"/>
              </w:rPr>
              <w:t>AUROC 0.917 internal; 0.833 external</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2B1E27E" w14:textId="77777777" w:rsidR="00C76803" w:rsidRDefault="009476B2">
            <w:pPr>
              <w:spacing w:after="60"/>
            </w:pPr>
            <w:r>
              <w:rPr>
                <w:sz w:val="20"/>
                <w:szCs w:val="20"/>
              </w:rPr>
              <w:t>5 min</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D4AB444" w14:textId="77777777" w:rsidR="00C76803" w:rsidRDefault="009476B2">
            <w:pPr>
              <w:spacing w:after="60"/>
            </w:pPr>
            <w:r>
              <w:rPr>
                <w:sz w:val="20"/>
                <w:szCs w:val="20"/>
              </w:rPr>
              <w:t>Retrospective with external val.</w:t>
            </w:r>
          </w:p>
        </w:tc>
      </w:tr>
      <w:tr w:rsidR="00C76803" w14:paraId="49EA5BA2"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0833CD" w14:textId="77777777" w:rsidR="00C76803" w:rsidRDefault="009476B2">
            <w:pPr>
              <w:spacing w:after="60"/>
            </w:pPr>
            <w:proofErr w:type="spellStart"/>
            <w:r>
              <w:rPr>
                <w:sz w:val="20"/>
                <w:szCs w:val="20"/>
              </w:rPr>
              <w:t>Roh</w:t>
            </w:r>
            <w:proofErr w:type="spellEnd"/>
            <w:r>
              <w:rPr>
                <w:sz w:val="20"/>
                <w:szCs w:val="20"/>
              </w:rPr>
              <w:t xml:space="preserve"> 2025 [11]</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B81DBB" w14:textId="77777777" w:rsidR="00C76803" w:rsidRDefault="009476B2">
            <w:pPr>
              <w:spacing w:after="60"/>
            </w:pPr>
            <w:proofErr w:type="spellStart"/>
            <w:r>
              <w:rPr>
                <w:sz w:val="20"/>
                <w:szCs w:val="20"/>
              </w:rPr>
              <w:t>VitalDB</w:t>
            </w:r>
            <w:proofErr w:type="spellEnd"/>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597C1A" w14:textId="77777777" w:rsidR="00C76803" w:rsidRDefault="009476B2">
            <w:pPr>
              <w:spacing w:after="60"/>
            </w:pPr>
            <w:r>
              <w:rPr>
                <w:sz w:val="20"/>
                <w:szCs w:val="20"/>
              </w:rPr>
              <w:t>Waveforms + clinical covariates</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FAE44F" w14:textId="77777777" w:rsidR="00C76803" w:rsidRDefault="009476B2">
            <w:pPr>
              <w:spacing w:after="60"/>
            </w:pPr>
            <w:r>
              <w:rPr>
                <w:sz w:val="20"/>
                <w:szCs w:val="20"/>
              </w:rPr>
              <w:t>CNN-GRU + GBM ensemble</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159612" w14:textId="77777777" w:rsidR="00C76803" w:rsidRDefault="009476B2">
            <w:pPr>
              <w:spacing w:after="60"/>
            </w:pPr>
            <w:r>
              <w:rPr>
                <w:sz w:val="20"/>
                <w:szCs w:val="20"/>
              </w:rPr>
              <w:t>AUROC 0.94, accuracy 0.88</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2B159D" w14:textId="77777777" w:rsidR="00C76803" w:rsidRDefault="009476B2">
            <w:pPr>
              <w:spacing w:after="60"/>
            </w:pPr>
            <w:r>
              <w:rPr>
                <w:sz w:val="20"/>
                <w:szCs w:val="20"/>
              </w:rPr>
              <w:t>5 min</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6E92983" w14:textId="77777777" w:rsidR="00C76803" w:rsidRDefault="009476B2">
            <w:pPr>
              <w:spacing w:after="60"/>
            </w:pPr>
            <w:r>
              <w:rPr>
                <w:sz w:val="20"/>
                <w:szCs w:val="20"/>
              </w:rPr>
              <w:t>Retrospective</w:t>
            </w:r>
          </w:p>
        </w:tc>
      </w:tr>
      <w:tr w:rsidR="00C76803" w14:paraId="6CD2C68A"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CA35E9" w14:textId="77777777" w:rsidR="00C76803" w:rsidRDefault="009476B2">
            <w:pPr>
              <w:spacing w:after="60"/>
            </w:pPr>
            <w:r>
              <w:rPr>
                <w:sz w:val="20"/>
                <w:szCs w:val="20"/>
              </w:rPr>
              <w:t>Liu 2026 [12]</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83003C" w14:textId="77777777" w:rsidR="00C76803" w:rsidRDefault="009476B2">
            <w:pPr>
              <w:spacing w:after="60"/>
            </w:pPr>
            <w:r>
              <w:rPr>
                <w:sz w:val="20"/>
                <w:szCs w:val="20"/>
              </w:rPr>
              <w:t xml:space="preserve">Nanjing 319,699 cases; </w:t>
            </w:r>
            <w:proofErr w:type="spellStart"/>
            <w:r>
              <w:rPr>
                <w:sz w:val="20"/>
                <w:szCs w:val="20"/>
              </w:rPr>
              <w:t>VitalDB</w:t>
            </w:r>
            <w:proofErr w:type="spellEnd"/>
            <w:r>
              <w:rPr>
                <w:sz w:val="20"/>
                <w:szCs w:val="20"/>
              </w:rPr>
              <w:t xml:space="preserve"> ext.</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AD00C6" w14:textId="77777777" w:rsidR="00C76803" w:rsidRDefault="009476B2">
            <w:pPr>
              <w:spacing w:after="60"/>
            </w:pPr>
            <w:r>
              <w:rPr>
                <w:sz w:val="20"/>
                <w:szCs w:val="20"/>
              </w:rPr>
              <w:t>Vital-sign time series</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0372E3" w14:textId="77777777" w:rsidR="00C76803" w:rsidRDefault="009476B2">
            <w:pPr>
              <w:spacing w:after="60"/>
            </w:pPr>
            <w:r>
              <w:rPr>
                <w:sz w:val="20"/>
                <w:szCs w:val="20"/>
              </w:rPr>
              <w:t>Transformer</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5B48D4" w14:textId="77777777" w:rsidR="00C76803" w:rsidRDefault="009476B2">
            <w:pPr>
              <w:spacing w:after="60"/>
            </w:pPr>
            <w:r>
              <w:rPr>
                <w:sz w:val="20"/>
                <w:szCs w:val="20"/>
              </w:rPr>
              <w:t>Improved calibration; better outcome correlation</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05C91A" w14:textId="77777777" w:rsidR="00C76803" w:rsidRDefault="009476B2">
            <w:pPr>
              <w:spacing w:after="60"/>
            </w:pPr>
            <w:r>
              <w:rPr>
                <w:sz w:val="20"/>
                <w:szCs w:val="20"/>
              </w:rPr>
              <w:t>5–15 min</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00CD5A" w14:textId="77777777" w:rsidR="00C76803" w:rsidRDefault="009476B2">
            <w:pPr>
              <w:spacing w:after="60"/>
            </w:pPr>
            <w:r>
              <w:rPr>
                <w:sz w:val="20"/>
                <w:szCs w:val="20"/>
              </w:rPr>
              <w:t>Retrospective; outcome-linked</w:t>
            </w:r>
          </w:p>
        </w:tc>
      </w:tr>
      <w:tr w:rsidR="00C76803" w14:paraId="4E5FED22"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179BF5" w14:textId="77777777" w:rsidR="00C76803" w:rsidRDefault="009476B2">
            <w:pPr>
              <w:spacing w:after="60"/>
            </w:pPr>
            <w:r>
              <w:rPr>
                <w:sz w:val="20"/>
                <w:szCs w:val="20"/>
              </w:rPr>
              <w:t>Wang 2025 [13]</w:t>
            </w:r>
          </w:p>
        </w:tc>
        <w:tc>
          <w:tcPr>
            <w:tcW w:w="1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C701B6" w14:textId="77777777" w:rsidR="00C76803" w:rsidRDefault="009476B2">
            <w:pPr>
              <w:spacing w:after="60"/>
            </w:pPr>
            <w:r>
              <w:rPr>
                <w:sz w:val="20"/>
                <w:szCs w:val="20"/>
              </w:rPr>
              <w:t>Multi-center cross-</w:t>
            </w:r>
            <w:proofErr w:type="spellStart"/>
            <w:r>
              <w:rPr>
                <w:sz w:val="20"/>
                <w:szCs w:val="20"/>
              </w:rPr>
              <w:t>eval</w:t>
            </w:r>
            <w:proofErr w:type="spellEnd"/>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9978C3" w14:textId="77777777" w:rsidR="00C76803" w:rsidRDefault="009476B2">
            <w:pPr>
              <w:spacing w:after="60"/>
            </w:pPr>
            <w:r>
              <w:rPr>
                <w:sz w:val="20"/>
                <w:szCs w:val="20"/>
              </w:rPr>
              <w:t>Mixed</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BA9BEC" w14:textId="77777777" w:rsidR="00C76803" w:rsidRDefault="009476B2">
            <w:pPr>
              <w:spacing w:after="60"/>
            </w:pPr>
            <w:r>
              <w:rPr>
                <w:sz w:val="20"/>
                <w:szCs w:val="20"/>
              </w:rPr>
              <w:t>Multiple</w:t>
            </w:r>
          </w:p>
        </w:tc>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9FC605C" w14:textId="77777777" w:rsidR="00C76803" w:rsidRDefault="009476B2">
            <w:pPr>
              <w:spacing w:after="60"/>
            </w:pPr>
            <w:r>
              <w:rPr>
                <w:sz w:val="20"/>
                <w:szCs w:val="20"/>
              </w:rPr>
              <w:t>Performance reduced when gray zone included</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098907" w14:textId="77777777" w:rsidR="00C76803" w:rsidRDefault="009476B2">
            <w:pPr>
              <w:spacing w:after="60"/>
            </w:pPr>
            <w:r>
              <w:rPr>
                <w:sz w:val="20"/>
                <w:szCs w:val="20"/>
              </w:rPr>
              <w:t>5–15 min</w:t>
            </w:r>
          </w:p>
        </w:tc>
        <w:tc>
          <w:tcPr>
            <w:tcW w:w="1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DAC90D" w14:textId="77777777" w:rsidR="00C76803" w:rsidRDefault="009476B2">
            <w:pPr>
              <w:spacing w:after="60"/>
            </w:pPr>
            <w:r>
              <w:rPr>
                <w:sz w:val="20"/>
                <w:szCs w:val="20"/>
              </w:rPr>
              <w:t>Methodological critique</w:t>
            </w:r>
          </w:p>
        </w:tc>
      </w:tr>
    </w:tbl>
    <w:p w14:paraId="51192377" w14:textId="77777777" w:rsidR="00C76803" w:rsidRDefault="00C76803"/>
    <w:p w14:paraId="4C727E92" w14:textId="77777777" w:rsidR="00C76803" w:rsidRDefault="009476B2">
      <w:pPr>
        <w:spacing w:after="160" w:line="320" w:lineRule="auto"/>
        <w:jc w:val="both"/>
      </w:pPr>
      <w:r>
        <w:lastRenderedPageBreak/>
        <w:t>Three patterns emerge from Table 2.1. First, headline AUROC values have plateaued in the 0.90 to 0.94 range across architectures; further increases in this number are now small and probably represent diminishing returns. Second, none of the listed systems integrates a mechanistic pharmacological model alongside the data-driven predictor; the table is uniformly populated with what we have called pure prediction systems. Third, only the HPI has reached an FDA clearance and a randomized clinical trial; the field as a whole remains overwhelmingly retrospective and methodological rather than translational.</w:t>
      </w:r>
    </w:p>
    <w:p w14:paraId="5F6E87EB" w14:textId="77777777" w:rsidR="00C76803" w:rsidRDefault="00C76803"/>
    <w:p w14:paraId="2E613D41" w14:textId="77777777" w:rsidR="00C76803" w:rsidRDefault="009476B2">
      <w:pPr>
        <w:spacing w:before="240" w:after="100"/>
        <w:jc w:val="center"/>
      </w:pPr>
      <w:r>
        <w:rPr>
          <w:i/>
          <w:iCs/>
          <w:sz w:val="20"/>
          <w:szCs w:val="20"/>
        </w:rPr>
        <w:t xml:space="preserve">Table </w:t>
      </w:r>
      <w:proofErr w:type="gramStart"/>
      <w:r>
        <w:rPr>
          <w:i/>
          <w:iCs/>
          <w:sz w:val="20"/>
          <w:szCs w:val="20"/>
        </w:rPr>
        <w:t>2.2  Comparison</w:t>
      </w:r>
      <w:proofErr w:type="gramEnd"/>
      <w:r>
        <w:rPr>
          <w:i/>
          <w:iCs/>
          <w:sz w:val="20"/>
          <w:szCs w:val="20"/>
        </w:rPr>
        <w:t xml:space="preserve"> of patient digital twin implementations across healthcare domains.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1700"/>
        <w:gridCol w:w="2200"/>
        <w:gridCol w:w="2000"/>
      </w:tblGrid>
      <w:tr w:rsidR="00C76803" w14:paraId="5107ADA2"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6377BC41" w14:textId="77777777" w:rsidR="00C76803" w:rsidRDefault="009476B2">
            <w:pPr>
              <w:spacing w:after="60"/>
            </w:pPr>
            <w:r>
              <w:rPr>
                <w:b/>
                <w:bCs/>
                <w:sz w:val="20"/>
                <w:szCs w:val="20"/>
              </w:rPr>
              <w:t>Domain &amp; system</w:t>
            </w:r>
          </w:p>
        </w:tc>
        <w:tc>
          <w:tcPr>
            <w:tcW w:w="17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37DFB0F" w14:textId="77777777" w:rsidR="00C76803" w:rsidRDefault="009476B2">
            <w:pPr>
              <w:spacing w:after="60"/>
            </w:pPr>
            <w:r>
              <w:rPr>
                <w:b/>
                <w:bCs/>
                <w:sz w:val="20"/>
                <w:szCs w:val="20"/>
              </w:rPr>
              <w:t>Mechanistic basis</w:t>
            </w:r>
          </w:p>
        </w:tc>
        <w:tc>
          <w:tcPr>
            <w:tcW w:w="17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13152214" w14:textId="77777777" w:rsidR="00C76803" w:rsidRDefault="009476B2">
            <w:pPr>
              <w:spacing w:after="60"/>
            </w:pPr>
            <w:r>
              <w:rPr>
                <w:b/>
                <w:bCs/>
                <w:sz w:val="20"/>
                <w:szCs w:val="20"/>
              </w:rPr>
              <w:t>Data-driven layer</w:t>
            </w:r>
          </w:p>
        </w:tc>
        <w:tc>
          <w:tcPr>
            <w:tcW w:w="22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2CC91283" w14:textId="77777777" w:rsidR="00C76803" w:rsidRDefault="009476B2">
            <w:pPr>
              <w:spacing w:after="60"/>
            </w:pPr>
            <w:r>
              <w:rPr>
                <w:b/>
                <w:bCs/>
                <w:sz w:val="20"/>
                <w:szCs w:val="20"/>
              </w:rPr>
              <w:t>Patient specificity</w:t>
            </w:r>
          </w:p>
        </w:tc>
        <w:tc>
          <w:tcPr>
            <w:tcW w:w="20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38D7FCBD" w14:textId="77777777" w:rsidR="00C76803" w:rsidRDefault="009476B2">
            <w:pPr>
              <w:spacing w:after="60"/>
            </w:pPr>
            <w:r>
              <w:rPr>
                <w:b/>
                <w:bCs/>
                <w:sz w:val="20"/>
                <w:szCs w:val="20"/>
              </w:rPr>
              <w:t>Clinical impact</w:t>
            </w:r>
          </w:p>
        </w:tc>
      </w:tr>
      <w:tr w:rsidR="00C76803" w14:paraId="7F3B366C"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9D0AED" w14:textId="77777777" w:rsidR="00C76803" w:rsidRDefault="009476B2">
            <w:pPr>
              <w:spacing w:after="60"/>
            </w:pPr>
            <w:r>
              <w:rPr>
                <w:sz w:val="20"/>
                <w:szCs w:val="20"/>
              </w:rPr>
              <w:t>Cardiac AF / Hwang [17]</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9B8EF3A" w14:textId="77777777" w:rsidR="00C76803" w:rsidRDefault="009476B2">
            <w:pPr>
              <w:spacing w:after="60"/>
            </w:pPr>
            <w:r>
              <w:rPr>
                <w:sz w:val="20"/>
                <w:szCs w:val="20"/>
              </w:rPr>
              <w:t>Patient-specific 3D electrophysiology</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BE68B3" w14:textId="77777777" w:rsidR="00C76803" w:rsidRDefault="009476B2">
            <w:pPr>
              <w:spacing w:after="60"/>
            </w:pPr>
            <w:r>
              <w:rPr>
                <w:sz w:val="20"/>
                <w:szCs w:val="20"/>
              </w:rPr>
              <w:t>Image-based geometry from CT</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C372B1" w14:textId="77777777" w:rsidR="00C76803" w:rsidRDefault="009476B2">
            <w:pPr>
              <w:spacing w:after="60"/>
            </w:pPr>
            <w:r>
              <w:rPr>
                <w:sz w:val="20"/>
                <w:szCs w:val="20"/>
              </w:rPr>
              <w:t>Per-patient anatomical mesh + ablation lesions</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13DE11" w14:textId="77777777" w:rsidR="00C76803" w:rsidRDefault="009476B2">
            <w:pPr>
              <w:spacing w:after="60"/>
            </w:pPr>
            <w:r>
              <w:rPr>
                <w:sz w:val="20"/>
                <w:szCs w:val="20"/>
              </w:rPr>
              <w:t>AF recurrence reduced 54.1 %→40.9 %</w:t>
            </w:r>
          </w:p>
        </w:tc>
      </w:tr>
      <w:tr w:rsidR="00C76803" w14:paraId="6F566655"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A3BE01" w14:textId="77777777" w:rsidR="00C76803" w:rsidRDefault="009476B2">
            <w:pPr>
              <w:spacing w:after="60"/>
            </w:pPr>
            <w:r>
              <w:rPr>
                <w:sz w:val="20"/>
                <w:szCs w:val="20"/>
              </w:rPr>
              <w:t>Cardiac drug safety [17]</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BCEE14" w14:textId="77777777" w:rsidR="00C76803" w:rsidRDefault="009476B2">
            <w:pPr>
              <w:spacing w:after="60"/>
            </w:pPr>
            <w:r>
              <w:rPr>
                <w:sz w:val="20"/>
                <w:szCs w:val="20"/>
              </w:rPr>
              <w:t>Population-scale 3D electrophysiology in 3,461 hearts</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4063435" w14:textId="77777777" w:rsidR="00C76803" w:rsidRDefault="009476B2">
            <w:pPr>
              <w:spacing w:after="60"/>
            </w:pPr>
            <w:r>
              <w:rPr>
                <w:sz w:val="20"/>
                <w:szCs w:val="20"/>
              </w:rPr>
              <w:t>Sex-specific ion-channel covariates</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0D9EE9" w14:textId="77777777" w:rsidR="00C76803" w:rsidRDefault="009476B2">
            <w:pPr>
              <w:spacing w:after="60"/>
            </w:pPr>
            <w:r>
              <w:rPr>
                <w:sz w:val="20"/>
                <w:szCs w:val="20"/>
              </w:rPr>
              <w:t>Population virtual cohort</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961953" w14:textId="77777777" w:rsidR="00C76803" w:rsidRDefault="009476B2">
            <w:pPr>
              <w:spacing w:after="60"/>
            </w:pPr>
            <w:proofErr w:type="spellStart"/>
            <w:r>
              <w:rPr>
                <w:sz w:val="20"/>
                <w:szCs w:val="20"/>
              </w:rPr>
              <w:t>Hydroxychloroquine</w:t>
            </w:r>
            <w:proofErr w:type="spellEnd"/>
            <w:r>
              <w:rPr>
                <w:sz w:val="20"/>
                <w:szCs w:val="20"/>
              </w:rPr>
              <w:t xml:space="preserve"> </w:t>
            </w:r>
            <w:proofErr w:type="spellStart"/>
            <w:r>
              <w:rPr>
                <w:sz w:val="20"/>
                <w:szCs w:val="20"/>
              </w:rPr>
              <w:t>TdP</w:t>
            </w:r>
            <w:proofErr w:type="spellEnd"/>
            <w:r>
              <w:rPr>
                <w:sz w:val="20"/>
                <w:szCs w:val="20"/>
              </w:rPr>
              <w:t xml:space="preserve"> risk concordance with clinic</w:t>
            </w:r>
          </w:p>
        </w:tc>
      </w:tr>
      <w:tr w:rsidR="00C76803" w14:paraId="185B1E23"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A0BB45" w14:textId="77777777" w:rsidR="00C76803" w:rsidRDefault="009476B2">
            <w:pPr>
              <w:spacing w:after="60"/>
            </w:pPr>
            <w:r>
              <w:rPr>
                <w:sz w:val="20"/>
                <w:szCs w:val="20"/>
              </w:rPr>
              <w:t xml:space="preserve">Diabetes / </w:t>
            </w:r>
            <w:proofErr w:type="spellStart"/>
            <w:r>
              <w:rPr>
                <w:sz w:val="20"/>
                <w:szCs w:val="20"/>
              </w:rPr>
              <w:t>Kovatchev</w:t>
            </w:r>
            <w:proofErr w:type="spellEnd"/>
            <w:r>
              <w:rPr>
                <w:sz w:val="20"/>
                <w:szCs w:val="20"/>
              </w:rPr>
              <w:t xml:space="preserve"> [18]</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13D3197" w14:textId="77777777" w:rsidR="00C76803" w:rsidRDefault="009476B2">
            <w:pPr>
              <w:spacing w:after="60"/>
            </w:pPr>
            <w:r>
              <w:rPr>
                <w:sz w:val="20"/>
                <w:szCs w:val="20"/>
              </w:rPr>
              <w:t>Whole-body glucose-insulin metabolic model</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3A43A6E" w14:textId="77777777" w:rsidR="00C76803" w:rsidRDefault="009476B2">
            <w:pPr>
              <w:spacing w:after="60"/>
            </w:pPr>
            <w:r>
              <w:rPr>
                <w:sz w:val="20"/>
                <w:szCs w:val="20"/>
              </w:rPr>
              <w:t>Continuous glucose monitor + insulin pump telemetry</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628039" w14:textId="77777777" w:rsidR="00C76803" w:rsidRDefault="009476B2">
            <w:pPr>
              <w:spacing w:after="60"/>
            </w:pPr>
            <w:r>
              <w:rPr>
                <w:sz w:val="20"/>
                <w:szCs w:val="20"/>
              </w:rPr>
              <w:t>Per-patient parameter estimation</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3DE0B10" w14:textId="77777777" w:rsidR="00C76803" w:rsidRDefault="009476B2">
            <w:pPr>
              <w:spacing w:after="60"/>
            </w:pPr>
            <w:r>
              <w:rPr>
                <w:sz w:val="20"/>
                <w:szCs w:val="20"/>
              </w:rPr>
              <w:t>Improved glucose time-in-range</w:t>
            </w:r>
          </w:p>
        </w:tc>
      </w:tr>
      <w:tr w:rsidR="00C76803" w14:paraId="2A8B2377"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9FD677" w14:textId="77777777" w:rsidR="00C76803" w:rsidRDefault="009476B2">
            <w:pPr>
              <w:spacing w:after="60"/>
            </w:pPr>
            <w:r>
              <w:rPr>
                <w:sz w:val="20"/>
                <w:szCs w:val="20"/>
              </w:rPr>
              <w:t xml:space="preserve">Transdermal fentanyl / </w:t>
            </w:r>
            <w:proofErr w:type="spellStart"/>
            <w:r>
              <w:rPr>
                <w:sz w:val="20"/>
                <w:szCs w:val="20"/>
              </w:rPr>
              <w:t>Defraeye</w:t>
            </w:r>
            <w:proofErr w:type="spellEnd"/>
            <w:r>
              <w:rPr>
                <w:sz w:val="20"/>
                <w:szCs w:val="20"/>
              </w:rPr>
              <w:t xml:space="preserve"> [16]</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F38472" w14:textId="77777777" w:rsidR="00C76803" w:rsidRDefault="009476B2">
            <w:pPr>
              <w:spacing w:after="60"/>
            </w:pPr>
            <w:r>
              <w:rPr>
                <w:sz w:val="20"/>
                <w:szCs w:val="20"/>
              </w:rPr>
              <w:t>Multi-physics skin diffusion + 3-compartment PK</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2CF4EF" w14:textId="77777777" w:rsidR="00C76803" w:rsidRDefault="009476B2">
            <w:pPr>
              <w:spacing w:after="60"/>
            </w:pPr>
            <w:r>
              <w:rPr>
                <w:sz w:val="20"/>
                <w:szCs w:val="20"/>
              </w:rPr>
              <w:t>Age-stratified parameters</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BD67C4" w14:textId="77777777" w:rsidR="00C76803" w:rsidRDefault="009476B2">
            <w:pPr>
              <w:spacing w:after="60"/>
            </w:pPr>
            <w:r>
              <w:rPr>
                <w:sz w:val="20"/>
                <w:szCs w:val="20"/>
              </w:rPr>
              <w:t>Age-tailored, not fully per-patient</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429642" w14:textId="77777777" w:rsidR="00C76803" w:rsidRDefault="009476B2">
            <w:pPr>
              <w:spacing w:after="60"/>
            </w:pPr>
            <w:r>
              <w:rPr>
                <w:sz w:val="20"/>
                <w:szCs w:val="20"/>
              </w:rPr>
              <w:t>In-</w:t>
            </w:r>
            <w:proofErr w:type="spellStart"/>
            <w:r>
              <w:rPr>
                <w:sz w:val="20"/>
                <w:szCs w:val="20"/>
              </w:rPr>
              <w:t>silico</w:t>
            </w:r>
            <w:proofErr w:type="spellEnd"/>
            <w:r>
              <w:rPr>
                <w:sz w:val="20"/>
                <w:szCs w:val="20"/>
              </w:rPr>
              <w:t xml:space="preserve"> dose tailoring</w:t>
            </w:r>
          </w:p>
        </w:tc>
      </w:tr>
      <w:tr w:rsidR="00C76803" w14:paraId="5242BD88"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DC5CA1" w14:textId="77777777" w:rsidR="00C76803" w:rsidRDefault="009476B2">
            <w:pPr>
              <w:spacing w:after="60"/>
            </w:pPr>
            <w:r>
              <w:rPr>
                <w:sz w:val="20"/>
                <w:szCs w:val="20"/>
              </w:rPr>
              <w:t xml:space="preserve">Anesthesia </w:t>
            </w:r>
            <w:proofErr w:type="spellStart"/>
            <w:r>
              <w:rPr>
                <w:sz w:val="20"/>
                <w:szCs w:val="20"/>
              </w:rPr>
              <w:t>DoH</w:t>
            </w:r>
            <w:proofErr w:type="spellEnd"/>
            <w:r>
              <w:rPr>
                <w:sz w:val="20"/>
                <w:szCs w:val="20"/>
              </w:rPr>
              <w:t xml:space="preserve"> controller [19]</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DA6282" w14:textId="77777777" w:rsidR="00C76803" w:rsidRDefault="009476B2">
            <w:pPr>
              <w:spacing w:after="60"/>
            </w:pPr>
            <w:r>
              <w:rPr>
                <w:sz w:val="20"/>
                <w:szCs w:val="20"/>
              </w:rPr>
              <w:t xml:space="preserve">Population PKPD </w:t>
            </w:r>
            <w:proofErr w:type="spellStart"/>
            <w:r>
              <w:rPr>
                <w:sz w:val="20"/>
                <w:szCs w:val="20"/>
              </w:rPr>
              <w:t>propofol</w:t>
            </w:r>
            <w:proofErr w:type="spellEnd"/>
            <w:r>
              <w:rPr>
                <w:sz w:val="20"/>
                <w:szCs w:val="20"/>
              </w:rPr>
              <w:t xml:space="preserve"> model in Simulink</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01DCC8" w14:textId="77777777" w:rsidR="00C76803" w:rsidRDefault="009476B2">
            <w:pPr>
              <w:spacing w:after="60"/>
            </w:pPr>
            <w:r>
              <w:rPr>
                <w:sz w:val="20"/>
                <w:szCs w:val="20"/>
              </w:rPr>
              <w:t>None (verification environment)</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7FD067" w14:textId="77777777" w:rsidR="00C76803" w:rsidRDefault="009476B2">
            <w:pPr>
              <w:spacing w:after="60"/>
            </w:pPr>
            <w:r>
              <w:rPr>
                <w:sz w:val="20"/>
                <w:szCs w:val="20"/>
              </w:rPr>
              <w:t>Virtual patient cohort, not real-time real patient</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F6AE0E6" w14:textId="77777777" w:rsidR="00C76803" w:rsidRDefault="009476B2">
            <w:pPr>
              <w:spacing w:after="60"/>
            </w:pPr>
            <w:r>
              <w:rPr>
                <w:sz w:val="20"/>
                <w:szCs w:val="20"/>
              </w:rPr>
              <w:t>Pre-clinical formal verification</w:t>
            </w:r>
          </w:p>
        </w:tc>
      </w:tr>
      <w:tr w:rsidR="00C76803" w14:paraId="6D130421"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56DEC69" w14:textId="77777777" w:rsidR="00C76803" w:rsidRDefault="009476B2">
            <w:pPr>
              <w:spacing w:after="60"/>
            </w:pPr>
            <w:r>
              <w:rPr>
                <w:sz w:val="20"/>
                <w:szCs w:val="20"/>
              </w:rPr>
              <w:t>ECMO twin [39]</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136876" w14:textId="77777777" w:rsidR="00C76803" w:rsidRDefault="009476B2">
            <w:pPr>
              <w:spacing w:after="60"/>
            </w:pPr>
            <w:r>
              <w:rPr>
                <w:sz w:val="20"/>
                <w:szCs w:val="20"/>
              </w:rPr>
              <w:t>Cardiopulmonary mechanistic model</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9B5B6D" w14:textId="77777777" w:rsidR="00C76803" w:rsidRDefault="009476B2">
            <w:pPr>
              <w:spacing w:after="60"/>
            </w:pPr>
            <w:r>
              <w:rPr>
                <w:sz w:val="20"/>
                <w:szCs w:val="20"/>
              </w:rPr>
              <w:t>Sparse ICU telemetry</w:t>
            </w:r>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70F0EEF" w14:textId="77777777" w:rsidR="00C76803" w:rsidRDefault="009476B2">
            <w:pPr>
              <w:spacing w:after="60"/>
            </w:pPr>
            <w:r>
              <w:rPr>
                <w:sz w:val="20"/>
                <w:szCs w:val="20"/>
              </w:rPr>
              <w:t>Per-patient state estimation; constrained MPC</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BCB25B" w14:textId="77777777" w:rsidR="00C76803" w:rsidRDefault="009476B2">
            <w:pPr>
              <w:spacing w:after="60"/>
            </w:pPr>
            <w:r>
              <w:rPr>
                <w:sz w:val="20"/>
                <w:szCs w:val="20"/>
              </w:rPr>
              <w:t>Preprint; control-oriented</w:t>
            </w:r>
          </w:p>
        </w:tc>
      </w:tr>
      <w:tr w:rsidR="00C76803" w14:paraId="57701BC6" w14:textId="77777777">
        <w:tblPrEx>
          <w:tblCellMar>
            <w:top w:w="0" w:type="dxa"/>
            <w:bottom w:w="0" w:type="dxa"/>
          </w:tblCellMar>
        </w:tblPrEx>
        <w:tc>
          <w:tcPr>
            <w:tcW w:w="1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92533D" w14:textId="77777777" w:rsidR="00C76803" w:rsidRDefault="009476B2">
            <w:pPr>
              <w:spacing w:after="60"/>
            </w:pPr>
            <w:r>
              <w:rPr>
                <w:sz w:val="20"/>
                <w:szCs w:val="20"/>
              </w:rPr>
              <w:t>This work (proposed)</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8FF858" w14:textId="77777777" w:rsidR="00C76803" w:rsidRDefault="009476B2">
            <w:pPr>
              <w:spacing w:after="60"/>
            </w:pPr>
            <w:proofErr w:type="spellStart"/>
            <w:r>
              <w:rPr>
                <w:sz w:val="20"/>
                <w:szCs w:val="20"/>
              </w:rPr>
              <w:t>Eleveld</w:t>
            </w:r>
            <w:proofErr w:type="spellEnd"/>
            <w:r>
              <w:rPr>
                <w:sz w:val="20"/>
                <w:szCs w:val="20"/>
              </w:rPr>
              <w:t xml:space="preserve"> </w:t>
            </w:r>
            <w:proofErr w:type="spellStart"/>
            <w:r>
              <w:rPr>
                <w:sz w:val="20"/>
                <w:szCs w:val="20"/>
              </w:rPr>
              <w:t>propofol</w:t>
            </w:r>
            <w:proofErr w:type="spellEnd"/>
            <w:r>
              <w:rPr>
                <w:sz w:val="20"/>
                <w:szCs w:val="20"/>
              </w:rPr>
              <w:t xml:space="preserve"> PKPD + Joachim NOR PKPD</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370FC0" w14:textId="77777777" w:rsidR="00C76803" w:rsidRDefault="009476B2">
            <w:pPr>
              <w:spacing w:after="60"/>
            </w:pPr>
            <w:r>
              <w:rPr>
                <w:sz w:val="20"/>
                <w:szCs w:val="20"/>
              </w:rPr>
              <w:t xml:space="preserve">1D CNN-GRU on </w:t>
            </w:r>
            <w:proofErr w:type="spellStart"/>
            <w:r>
              <w:rPr>
                <w:sz w:val="20"/>
                <w:szCs w:val="20"/>
              </w:rPr>
              <w:t>VitalDB</w:t>
            </w:r>
            <w:proofErr w:type="spellEnd"/>
            <w:r>
              <w:rPr>
                <w:sz w:val="20"/>
                <w:szCs w:val="20"/>
              </w:rPr>
              <w:t xml:space="preserve"> </w:t>
            </w:r>
            <w:proofErr w:type="spellStart"/>
            <w:r>
              <w:rPr>
                <w:sz w:val="20"/>
                <w:szCs w:val="20"/>
              </w:rPr>
              <w:t>biosignals</w:t>
            </w:r>
            <w:proofErr w:type="spellEnd"/>
          </w:p>
        </w:tc>
        <w:tc>
          <w:tcPr>
            <w:tcW w:w="22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64130B" w14:textId="77777777" w:rsidR="00C76803" w:rsidRDefault="009476B2">
            <w:pPr>
              <w:spacing w:after="60"/>
            </w:pPr>
            <w:r>
              <w:rPr>
                <w:sz w:val="20"/>
                <w:szCs w:val="20"/>
              </w:rPr>
              <w:t>Per-patient: covariates + observed response</w:t>
            </w:r>
          </w:p>
        </w:tc>
        <w:tc>
          <w:tcPr>
            <w:tcW w:w="2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3B3BC1" w14:textId="77777777" w:rsidR="00C76803" w:rsidRDefault="009476B2">
            <w:pPr>
              <w:spacing w:after="60"/>
            </w:pPr>
            <w:r>
              <w:rPr>
                <w:sz w:val="20"/>
                <w:szCs w:val="20"/>
              </w:rPr>
              <w:t>FYP-scope: in-</w:t>
            </w:r>
            <w:proofErr w:type="spellStart"/>
            <w:r>
              <w:rPr>
                <w:sz w:val="20"/>
                <w:szCs w:val="20"/>
              </w:rPr>
              <w:t>silico</w:t>
            </w:r>
            <w:proofErr w:type="spellEnd"/>
            <w:r>
              <w:rPr>
                <w:sz w:val="20"/>
                <w:szCs w:val="20"/>
              </w:rPr>
              <w:t xml:space="preserve"> validation on </w:t>
            </w:r>
            <w:proofErr w:type="spellStart"/>
            <w:r>
              <w:rPr>
                <w:sz w:val="20"/>
                <w:szCs w:val="20"/>
              </w:rPr>
              <w:t>VitalDB</w:t>
            </w:r>
            <w:proofErr w:type="spellEnd"/>
          </w:p>
        </w:tc>
      </w:tr>
    </w:tbl>
    <w:p w14:paraId="02E671C5" w14:textId="77777777" w:rsidR="00C76803" w:rsidRDefault="00C76803"/>
    <w:p w14:paraId="5DA74930" w14:textId="367024CF" w:rsidR="00C76803" w:rsidRDefault="009476B2">
      <w:pPr>
        <w:spacing w:after="160" w:line="320" w:lineRule="auto"/>
        <w:jc w:val="both"/>
      </w:pPr>
      <w:r>
        <w:t xml:space="preserve">The pattern visible in Table 2.2 is that mature patient digital twins exist in cardiology and metabolic disease, that they characteristically combine a mechanistic substrate with a data-driven layer, and that they have demonstrated clinical impact when both layers are personalized to the </w:t>
      </w:r>
      <w:r>
        <w:lastRenderedPageBreak/>
        <w:t xml:space="preserve">individual patient. The perioperative entries in the table are conspicuously thinner: the depth-of-anesthesia controller twin is a pure simulation environment, the ECMO twin is a recent preprint, and there is no published system that performs the perioperative-specific role of coupling </w:t>
      </w:r>
      <w:proofErr w:type="spellStart"/>
      <w:r>
        <w:t>biosignal</w:t>
      </w:r>
      <w:proofErr w:type="spellEnd"/>
      <w:r>
        <w:t>-driven hypotension prediction with personalized pharmacological intervention simulation. The position of the proposed system in the bottom row of the table identifies, by contrast with its neighbors, exactly what its contribution is intended to be.</w:t>
      </w:r>
    </w:p>
    <w:p w14:paraId="0740DEA9" w14:textId="77777777" w:rsidR="009476B2" w:rsidRDefault="009476B2">
      <w:pPr>
        <w:spacing w:after="160" w:line="320" w:lineRule="auto"/>
        <w:jc w:val="both"/>
        <w:rPr>
          <w:ins w:id="77" w:author="muhammad mursaleen" w:date="2026-05-06T22:19:00Z"/>
        </w:rPr>
      </w:pPr>
    </w:p>
    <w:p w14:paraId="75AFA03C" w14:textId="77777777" w:rsidR="00C76803" w:rsidRPr="001566EA" w:rsidRDefault="009476B2">
      <w:pPr>
        <w:pStyle w:val="Heading2"/>
        <w:rPr>
          <w:sz w:val="28"/>
          <w:szCs w:val="28"/>
        </w:rPr>
      </w:pPr>
      <w:proofErr w:type="gramStart"/>
      <w:r w:rsidRPr="001566EA">
        <w:rPr>
          <w:sz w:val="28"/>
          <w:szCs w:val="28"/>
        </w:rPr>
        <w:t>2.8  Identified</w:t>
      </w:r>
      <w:proofErr w:type="gramEnd"/>
      <w:r w:rsidRPr="001566EA">
        <w:rPr>
          <w:sz w:val="28"/>
          <w:szCs w:val="28"/>
        </w:rPr>
        <w:t xml:space="preserve"> Gap and Positioning of This Work</w:t>
      </w:r>
    </w:p>
    <w:p w14:paraId="6DA320EB" w14:textId="77777777" w:rsidR="00C76803" w:rsidRDefault="009476B2">
      <w:pPr>
        <w:spacing w:after="160" w:line="320" w:lineRule="auto"/>
        <w:jc w:val="both"/>
      </w:pPr>
      <w:r>
        <w:t>Pulling the threads together: the field has converged on a clinical definition of intraoperative hypotension (MAP below sixty-five for at least one minute) that has reasonable evidentiary support and is consistent across the bulk of the supervised learning literature. Mechanistic pharmacokinetic-</w:t>
      </w:r>
      <w:proofErr w:type="spellStart"/>
      <w:r>
        <w:t>pharmacodynamic</w:t>
      </w:r>
      <w:proofErr w:type="spellEnd"/>
      <w:r>
        <w:t xml:space="preserve"> modeling of </w:t>
      </w:r>
      <w:proofErr w:type="spellStart"/>
      <w:r>
        <w:t>propofol</w:t>
      </w:r>
      <w:proofErr w:type="spellEnd"/>
      <w:r>
        <w:t xml:space="preserve"> has matured to the point where a single general-purpose model (</w:t>
      </w:r>
      <w:proofErr w:type="spellStart"/>
      <w:r>
        <w:t>Eleveld</w:t>
      </w:r>
      <w:proofErr w:type="spellEnd"/>
      <w:r>
        <w:t>) covers the full clinical age and weight range, although with substantial residual within-subject variation that cannot be removed by population modeling alone. Vasopressor pharmacology, in contrast, remains thinner; norepinephrine has only one recently published PKPD model, fitted on a small cohort. Deep learning hypotension predictors, beginning with the 2018 HPI, have reached an apparent ceiling around AUROC 0.90 to 0.94 on internal validation, with a documented drop on external validation and a documented concern that headline numbers may have been inflated by selection bias. Patient digital twins have demonstrated clinical impact in cardiology, metabolic disease, and oncology, characteristically by combining a mechanistic substrate with a data-driven layer in a per-patient representation.</w:t>
      </w:r>
    </w:p>
    <w:p w14:paraId="2632D2C8" w14:textId="77777777" w:rsidR="00C76803" w:rsidRDefault="009476B2">
      <w:pPr>
        <w:spacing w:after="160" w:line="320" w:lineRule="auto"/>
        <w:jc w:val="both"/>
      </w:pPr>
      <w:r>
        <w:t>The unfilled space in this landscape is precisely a perioperative digital twin in which (</w:t>
      </w:r>
      <w:proofErr w:type="spellStart"/>
      <w:r>
        <w:t>i</w:t>
      </w:r>
      <w:proofErr w:type="spellEnd"/>
      <w:r>
        <w:t xml:space="preserve">) a deep learning predictor continuously forecasts hypotension risk from routinely available </w:t>
      </w:r>
      <w:proofErr w:type="spellStart"/>
      <w:r>
        <w:t>biosignals</w:t>
      </w:r>
      <w:proofErr w:type="spellEnd"/>
      <w:r>
        <w:t>, (ii) a mechanistic PKPD engine simulates the patient's projected response to candidate pharmacological and fluid interventions using individually calibrated parameters, and (iii) the two layers are coupled by a shared per-patient state representation that the clinician can query through a what-if interface. None of the three components is novel in isolation; the contribution is the integration, and specifically the demonstration that the integration is implementable end-to-end on a public dataset by a single researcher within the scope of an undergraduate final-year project.</w:t>
      </w:r>
    </w:p>
    <w:p w14:paraId="06CCFC6E" w14:textId="77777777" w:rsidR="00C76803" w:rsidRDefault="009476B2">
      <w:pPr>
        <w:spacing w:after="160" w:line="320" w:lineRule="auto"/>
        <w:jc w:val="both"/>
      </w:pPr>
      <w:r>
        <w:t xml:space="preserve">Three secondary contributions follow from this primary one. First, the integration forces a careful treatment of borderline-pressure samples that has not been standard practice in pure prediction systems, addressing the methodological concern raised by the HPI critique. Second, it produces an evaluation protocol that goes beyond AUROC to include calibration on gray-zone cases and </w:t>
      </w:r>
      <w:r>
        <w:lastRenderedPageBreak/>
        <w:t xml:space="preserve">outcome-correlated burden metrics, in line with the trajectory of the field as documented in Section 2.4.4. Third, it produces a software architecture, described in detail in Chapter 3, that is general enough to be extended to other intraoperative adverse events (hypoxemia, depth-of-anesthesia excursions, </w:t>
      </w:r>
      <w:proofErr w:type="gramStart"/>
      <w:r>
        <w:t>pharmacological</w:t>
      </w:r>
      <w:proofErr w:type="gramEnd"/>
      <w:r>
        <w:t xml:space="preserve"> interactions) without rebuilding the underlying twin substrate. This last property is what justifies framing the work as a digital twin rather than as a hypotension predictor with a simulator bolted on.</w:t>
      </w:r>
    </w:p>
    <w:p w14:paraId="00FCBD2A" w14:textId="77777777" w:rsidR="00C76803" w:rsidRDefault="009476B2">
      <w:pPr>
        <w:spacing w:after="160" w:line="320" w:lineRule="auto"/>
        <w:jc w:val="both"/>
      </w:pPr>
      <w:r>
        <w:t xml:space="preserve">It is important to be honest about what the proposed work does not contribute. It does not propose a new mechanistic pharmacological model; it adopts the existing </w:t>
      </w:r>
      <w:proofErr w:type="spellStart"/>
      <w:r>
        <w:t>Eleveld</w:t>
      </w:r>
      <w:proofErr w:type="spellEnd"/>
      <w:r>
        <w:t xml:space="preserve"> and Joachim models as priors. It does not propose a fundamentally new neural architecture; it adopts a hybrid CNN-GRU-tabular pattern that is already well-supported in the perioperative AI literature. It does not provide cross-center external validation, which the literature has identified as the next frontier; this is explicitly identified as future work. And it does not test the system in a randomized clinical trial; that remains many years and several stages of evidence away. The contribution is the integration, the methodological discipline imposed by integration, the demonstration that the integration is implementable end-to-end on a single public dataset, and the production of a software substrate that can support all of those subsequent stages of evidence. Each of these aspects, taken individually, is modest; their conjunction is what produces a genuine step forward.</w:t>
      </w:r>
    </w:p>
    <w:p w14:paraId="7AF1A662" w14:textId="77777777" w:rsidR="00C76803" w:rsidRDefault="009476B2">
      <w:pPr>
        <w:spacing w:after="160" w:line="320" w:lineRule="auto"/>
        <w:jc w:val="both"/>
      </w:pPr>
      <w:r>
        <w:t>Chapter 3 makes the formal problem statement, the mathematical methodology for each layer, the dataset and preprocessing pipeline, and the evaluation framework precise enough to be implemented and replicated.</w:t>
      </w:r>
    </w:p>
    <w:p w14:paraId="2388EB4D" w14:textId="77777777" w:rsidR="00C76803" w:rsidRDefault="00F73F59">
      <w:pPr>
        <w:rPr>
          <w:del w:id="78" w:author="muhammad mursaleen" w:date="2026-05-06T22:19:00Z"/>
        </w:rPr>
      </w:pPr>
      <w:del w:id="79" w:author="muhammad mursaleen" w:date="2026-05-06T22:19:00Z">
        <w:r>
          <w:br w:type="page"/>
        </w:r>
      </w:del>
    </w:p>
    <w:p w14:paraId="56B7A4FD" w14:textId="471C7518" w:rsidR="00C76803" w:rsidRPr="00173CA1" w:rsidRDefault="009476B2">
      <w:pPr>
        <w:pStyle w:val="Heading1"/>
        <w:pPrChange w:id="80" w:author="muhammad mursaleen" w:date="2026-05-06T22:19:00Z">
          <w:pPr/>
        </w:pPrChange>
      </w:pPr>
      <w:r w:rsidRPr="00173CA1">
        <w:t>Chapter 3</w:t>
      </w:r>
    </w:p>
    <w:p w14:paraId="5E416AB4" w14:textId="77777777" w:rsidR="00C76803" w:rsidRDefault="009476B2">
      <w:pPr>
        <w:spacing w:after="360"/>
        <w:jc w:val="center"/>
      </w:pPr>
      <w:r>
        <w:rPr>
          <w:b/>
          <w:bCs/>
          <w:sz w:val="36"/>
          <w:szCs w:val="36"/>
        </w:rPr>
        <w:t>Problem Definition and Methodology</w:t>
      </w:r>
    </w:p>
    <w:p w14:paraId="0EA771B5" w14:textId="77777777" w:rsidR="00C76803" w:rsidRDefault="009476B2">
      <w:pPr>
        <w:pStyle w:val="Heading2"/>
      </w:pPr>
      <w:proofErr w:type="gramStart"/>
      <w:r>
        <w:t>3.1  Introduction</w:t>
      </w:r>
      <w:proofErr w:type="gramEnd"/>
    </w:p>
    <w:p w14:paraId="48C1D8F6" w14:textId="77777777" w:rsidR="00C76803" w:rsidRDefault="009476B2">
      <w:pPr>
        <w:spacing w:after="160" w:line="320" w:lineRule="auto"/>
        <w:jc w:val="both"/>
      </w:pPr>
      <w:r>
        <w:t>Chapters 1 and 2 established why a perioperative digital twin is needed and where it fits in the existing landscape. The purpose of the present chapter is to make the work technically precise enough to be implemented and reproduced. Section 3.2 sets out what the system observes about each patient and what it has to do with that information. Section 3.3 articulates the research questions and hypotheses. Section 3.4 describes the dataset and the preprocessing pipeline. Section 3.5 specifies the predictive layer in detail, including the network architecture, the training objectives, the optimization schedule, and the validation protocol. Section 3.6 specifies the mechanistic pharmacokinetic-</w:t>
      </w:r>
      <w:proofErr w:type="spellStart"/>
      <w:r>
        <w:t>pharmacodynamic</w:t>
      </w:r>
      <w:proofErr w:type="spellEnd"/>
      <w:r>
        <w:t xml:space="preserve"> engine, including the compartmental structure, </w:t>
      </w:r>
      <w:r>
        <w:lastRenderedPageBreak/>
        <w:t>the parameter sets, and the per-patient calibration procedure. Section 3.7 specifies the coupling between the two layers and the simulation interface. Section 3.8 addresses computational feasibility, software stack, and project timeline. Section 3.9 presents the evaluation framework, including the metrics that go beyond AUROC and the cross-validation strategy. Section 3.10 discusses ethical and regulatory considerations relevant to the project's scope, and Section 3.11 summarizes how the methodology addresses the gap identified in Chapter 2.</w:t>
      </w:r>
    </w:p>
    <w:p w14:paraId="4FAD35A6" w14:textId="77777777" w:rsidR="00C76803" w:rsidRDefault="009476B2">
      <w:pPr>
        <w:spacing w:after="160" w:line="320" w:lineRule="auto"/>
        <w:jc w:val="both"/>
      </w:pPr>
      <w:r>
        <w:t>Throughout this chapter the level of detail is calibrated to support reproducibility: design decisions are stated with their numerical values where appropriate, the network architecture is specified at a level of granularity sufficient to derive a working implementation from this chapter alone, and the underlying pharmacological models are described conceptually with reference to their published parameter sets. The presentation favors clarity over formal mathematical density; readers who want the original equations are referred to the cited primary literature.</w:t>
      </w:r>
    </w:p>
    <w:p w14:paraId="42F00ACE" w14:textId="77777777" w:rsidR="00C76803" w:rsidRDefault="009476B2">
      <w:pPr>
        <w:pStyle w:val="Heading2"/>
      </w:pPr>
      <w:proofErr w:type="gramStart"/>
      <w:r>
        <w:t>3.2  Problem</w:t>
      </w:r>
      <w:proofErr w:type="gramEnd"/>
      <w:r>
        <w:t xml:space="preserve"> Definition</w:t>
      </w:r>
    </w:p>
    <w:p w14:paraId="0DDB5116" w14:textId="77777777" w:rsidR="00C76803" w:rsidRPr="001566EA" w:rsidRDefault="009476B2">
      <w:pPr>
        <w:pStyle w:val="Heading3"/>
        <w:rPr>
          <w:i w:val="0"/>
          <w:sz w:val="28"/>
          <w:szCs w:val="28"/>
        </w:rPr>
      </w:pPr>
      <w:proofErr w:type="gramStart"/>
      <w:r w:rsidRPr="001566EA">
        <w:rPr>
          <w:i w:val="0"/>
          <w:sz w:val="28"/>
          <w:szCs w:val="28"/>
        </w:rPr>
        <w:t>3.2.1  What</w:t>
      </w:r>
      <w:proofErr w:type="gramEnd"/>
      <w:r w:rsidRPr="001566EA">
        <w:rPr>
          <w:i w:val="0"/>
          <w:sz w:val="28"/>
          <w:szCs w:val="28"/>
        </w:rPr>
        <w:t xml:space="preserve"> the system observes about the patient</w:t>
      </w:r>
    </w:p>
    <w:p w14:paraId="31C28113" w14:textId="77777777" w:rsidR="00C76803" w:rsidRDefault="009476B2">
      <w:pPr>
        <w:spacing w:after="160" w:line="320" w:lineRule="auto"/>
        <w:jc w:val="both"/>
      </w:pPr>
      <w:r>
        <w:t xml:space="preserve">At every moment during the surgery, the proposed system has access to three families of information about the patient. The first is the live physiological signal stream: the arterial blood pressure waveform, the electrocardiogram, the pulse oximeter waveform, the end-tidal carbon dioxide trace, and lower-frequency numeric readings such as non-invasive cuff pressure, heart rate, and oxygen saturation. The waveform signals are recorded at high frequency (originally between 100 and 500 hertz, </w:t>
      </w:r>
      <w:proofErr w:type="spellStart"/>
      <w:r>
        <w:t>downsampled</w:t>
      </w:r>
      <w:proofErr w:type="spellEnd"/>
      <w:r>
        <w:t xml:space="preserve"> in this work to a uniform 100 hertz), and the numeric readings are taken at one sample per second after the irregular cuff measurements have been forward-filled. Together these constitute the system's view of what the patient is doing right now.</w:t>
      </w:r>
    </w:p>
    <w:p w14:paraId="0DDE85B4" w14:textId="77777777" w:rsidR="00C76803" w:rsidRDefault="009476B2">
      <w:pPr>
        <w:spacing w:after="160" w:line="320" w:lineRule="auto"/>
        <w:jc w:val="both"/>
      </w:pPr>
      <w:r>
        <w:t>The second family of information is the patient's static profile, fixed at the start of the case. This includes age, sex, weight, height, body mass index, the American Society of Anesthesiologists physical status score, a binary record of which major comorbidities the patient carries (hypertension, diabetes, ischemic heart disease, chronic kidney disease, chronic obstructive pulmonary disease), and a binary record of which chronic cardiovascular medications the patient takes (beta-blockers, ACE inhibitors, angiotensin receptor blockers, calcium channel blockers, diuretics). These covariates are stable across the case and provide the population-level priors that shape how the patient is expected to respond to anesthesia.</w:t>
      </w:r>
    </w:p>
    <w:p w14:paraId="2CBC0F07" w14:textId="77777777" w:rsidR="00C76803" w:rsidRDefault="009476B2">
      <w:pPr>
        <w:spacing w:after="160" w:line="320" w:lineRule="auto"/>
        <w:jc w:val="both"/>
      </w:pPr>
      <w:r>
        <w:t xml:space="preserve">The third family of information is the patient's intervention history: the cumulative running totals of every drug and fluid administered since induction. </w:t>
      </w:r>
      <w:proofErr w:type="spellStart"/>
      <w:r>
        <w:t>Propofol</w:t>
      </w:r>
      <w:proofErr w:type="spellEnd"/>
      <w:r>
        <w:t xml:space="preserve">, remifentanil, phenylephrine, </w:t>
      </w:r>
      <w:r>
        <w:lastRenderedPageBreak/>
        <w:t>norepinephrine, and crystalloid fluids each contribute a running total, expressed in their natural clinical units. This history is what links the patient's observed response back to the actions the anesthesiologist has taken.</w:t>
      </w:r>
    </w:p>
    <w:p w14:paraId="459941B4" w14:textId="77777777" w:rsidR="00C76803" w:rsidRPr="00403285" w:rsidRDefault="009476B2">
      <w:pPr>
        <w:pStyle w:val="Heading3"/>
        <w:rPr>
          <w:i w:val="0"/>
        </w:rPr>
      </w:pPr>
      <w:proofErr w:type="gramStart"/>
      <w:r w:rsidRPr="00403285">
        <w:rPr>
          <w:i w:val="0"/>
        </w:rPr>
        <w:t>3.2.2  The</w:t>
      </w:r>
      <w:proofErr w:type="gramEnd"/>
      <w:r w:rsidRPr="00403285">
        <w:rPr>
          <w:i w:val="0"/>
        </w:rPr>
        <w:t xml:space="preserve"> two coupled tasks the system must perform</w:t>
      </w:r>
    </w:p>
    <w:p w14:paraId="237A7F24" w14:textId="77777777" w:rsidR="00C76803" w:rsidRDefault="009476B2">
      <w:pPr>
        <w:spacing w:after="160" w:line="320" w:lineRule="auto"/>
        <w:jc w:val="both"/>
      </w:pPr>
      <w:r>
        <w:t>From this combined information stream, the digital twin solves two coupled tasks at every clock tick. The first task is forecasting: given everything the system has seen so far, what is the probability that the patient will experience a hypotensive episode (a sustained drop in mean arterial pressure below sixty-five millimeters of mercury for at least one minute) within the next five minutes? Ten- and fifteen-minute horizons are reported as secondary outputs. The forecasting task takes the recent observation window and the patient's full context as input and returns a single number between zero and one — the probability that hypotension is impending.</w:t>
      </w:r>
    </w:p>
    <w:p w14:paraId="2D6C5F5F" w14:textId="77777777" w:rsidR="00C76803" w:rsidRDefault="009476B2">
      <w:pPr>
        <w:spacing w:after="160" w:line="320" w:lineRule="auto"/>
        <w:jc w:val="both"/>
      </w:pPr>
      <w:r>
        <w:t xml:space="preserve">The second task is simulation. Given the patient's current state and the history of what has been done so far, what would happen if the anesthesiologist made a specific change — increased the </w:t>
      </w:r>
      <w:proofErr w:type="spellStart"/>
      <w:r>
        <w:t>propofol</w:t>
      </w:r>
      <w:proofErr w:type="spellEnd"/>
      <w:r>
        <w:t xml:space="preserve"> infusion by twenty percent, gave a phenylephrine bolus of one hundred micrograms, infused a five-hundred-milliliter fluid bolus, or some combination of these? The simulation task returns not a single number but a projected trajectory: the predicted mean arterial pressure for the next ten minutes under that intervention, accompanied by a projected hypotension-risk trajectory over the same window. This second task is what allows the system to support what-if reasoning rather than just risk warning.</w:t>
      </w:r>
    </w:p>
    <w:p w14:paraId="31938A71" w14:textId="77777777" w:rsidR="00C76803" w:rsidRPr="00403285" w:rsidRDefault="009476B2">
      <w:pPr>
        <w:pStyle w:val="Heading3"/>
        <w:rPr>
          <w:i w:val="0"/>
        </w:rPr>
      </w:pPr>
      <w:proofErr w:type="gramStart"/>
      <w:r w:rsidRPr="00403285">
        <w:rPr>
          <w:i w:val="0"/>
        </w:rPr>
        <w:t>3.2.3  How</w:t>
      </w:r>
      <w:proofErr w:type="gramEnd"/>
      <w:r w:rsidRPr="00403285">
        <w:rPr>
          <w:i w:val="0"/>
        </w:rPr>
        <w:t xml:space="preserve"> the two tasks share information</w:t>
      </w:r>
    </w:p>
    <w:p w14:paraId="0432DD1B" w14:textId="77777777" w:rsidR="00C76803" w:rsidRDefault="009476B2">
      <w:pPr>
        <w:spacing w:after="160" w:line="320" w:lineRule="auto"/>
        <w:jc w:val="both"/>
      </w:pPr>
      <w:r>
        <w:t>The forecasting and simulation tasks are not independent. They are coupled through a shared internal representation of the patient's current state — a fixed-size summary vector that captures everything the model has learned about how this particular patient is responding right now. The encoder portion of the neural network reads the recent observation window, the static covariates, and the intervention history, and compresses all of it into this state vector. The forecasting head then uses the state vector to produce its hypotension probability. The calibration head uses the same state vector to produce a set of patient-specific adjustments to the pharmacological model parameters.</w:t>
      </w:r>
    </w:p>
    <w:p w14:paraId="2E59164C" w14:textId="77777777" w:rsidR="00C76803" w:rsidRDefault="009476B2">
      <w:pPr>
        <w:spacing w:after="160" w:line="320" w:lineRule="auto"/>
        <w:jc w:val="both"/>
      </w:pPr>
      <w:r>
        <w:t xml:space="preserve">The justification for this shared design is that any information useful for predicting the next hypotensive event is also potentially useful for personalizing the pharmacological response prediction. A patient whose recent waveforms show signs of unusual sensitivity to </w:t>
      </w:r>
      <w:proofErr w:type="spellStart"/>
      <w:r>
        <w:t>propofol</w:t>
      </w:r>
      <w:proofErr w:type="spellEnd"/>
      <w:r>
        <w:t xml:space="preserve"> is both at higher risk of impending hypotension and likely to respond to vasopressors with a different magnitude than the population average. By forcing the encoder to produce a single representation </w:t>
      </w:r>
      <w:r>
        <w:lastRenderedPageBreak/>
        <w:t>that supports both downstream tasks, the system ensures that learning to do one task contributes to performance on the other. The three components — the encoder that produces the state vector, the forecasting head that produces the probability, and the calibration head that produces the parameter adjustments — are trained jointly so that the encoder learns a representation balanced across both objectives.</w:t>
      </w:r>
    </w:p>
    <w:p w14:paraId="2AB93202" w14:textId="77777777" w:rsidR="00C76803" w:rsidRDefault="009476B2">
      <w:pPr>
        <w:pStyle w:val="Heading2"/>
      </w:pPr>
      <w:proofErr w:type="gramStart"/>
      <w:r>
        <w:t>3.3  Research</w:t>
      </w:r>
      <w:proofErr w:type="gramEnd"/>
      <w:r>
        <w:t xml:space="preserve"> Questions and Hypotheses</w:t>
      </w:r>
    </w:p>
    <w:p w14:paraId="1DC04CBF" w14:textId="77777777" w:rsidR="00C76803" w:rsidRDefault="009476B2">
      <w:pPr>
        <w:spacing w:after="160" w:line="320" w:lineRule="auto"/>
        <w:jc w:val="both"/>
      </w:pPr>
      <w:r>
        <w:t>The thesis is organized around four research questions. Each is paired with a falsifiable hypothesis that the empirical evaluation in subsequent work will be designed to test.</w:t>
      </w:r>
    </w:p>
    <w:p w14:paraId="754D02F1" w14:textId="77777777" w:rsidR="00C76803" w:rsidRDefault="009476B2">
      <w:pPr>
        <w:spacing w:after="160" w:line="320" w:lineRule="auto"/>
        <w:jc w:val="both"/>
      </w:pPr>
      <w:r>
        <w:rPr>
          <w:b/>
          <w:bCs/>
        </w:rPr>
        <w:t>Research Question 1. Can a single deep learning encoder, trained jointly on a forecasting objective and a pharmacological calibration objective, produce a per-patient state representation that supports both tasks at competitive performance compared to dedicated single-task baselines?</w:t>
      </w:r>
    </w:p>
    <w:p w14:paraId="2676C34D" w14:textId="77777777" w:rsidR="00C76803" w:rsidRDefault="009476B2">
      <w:pPr>
        <w:spacing w:after="160" w:line="320" w:lineRule="auto"/>
        <w:jc w:val="both"/>
      </w:pPr>
      <w:r>
        <w:t xml:space="preserve">Hypothesis 1. The jointly trained encoder will produce a per-patient state </w:t>
      </w:r>
      <w:proofErr w:type="spellStart"/>
      <w:r>
        <w:t>z_</w:t>
      </w:r>
      <w:proofErr w:type="gramStart"/>
      <w:r>
        <w:t>i</w:t>
      </w:r>
      <w:proofErr w:type="spellEnd"/>
      <w:r>
        <w:t>(</w:t>
      </w:r>
      <w:proofErr w:type="gramEnd"/>
      <w:r>
        <w:t xml:space="preserve">t) such that (a) the forecasting head built on </w:t>
      </w:r>
      <w:proofErr w:type="spellStart"/>
      <w:r>
        <w:t>z_i</w:t>
      </w:r>
      <w:proofErr w:type="spellEnd"/>
      <w:r>
        <w:t>(t) achieves an AUROC at five minutes within 0.02 of a dedicated single-task forecasting baseline, and (b) the calibration head produces PKPD parameter perturbations whose use in the mechanistic engine reduces the median absolute prediction error for MAP at one-minute lead time by at least fifteen percent compared to the population PKPD model alone.</w:t>
      </w:r>
    </w:p>
    <w:p w14:paraId="352F1C3E" w14:textId="77777777" w:rsidR="00C76803" w:rsidRDefault="009476B2">
      <w:pPr>
        <w:spacing w:after="160" w:line="320" w:lineRule="auto"/>
        <w:jc w:val="both"/>
      </w:pPr>
      <w:r>
        <w:rPr>
          <w:b/>
          <w:bCs/>
        </w:rPr>
        <w:t>Research Question 2. Does the inclusion of borderline (gray-zone) MAP samples (between 65 and 75 mmHg) in the training set preserve discrimination performance while improving calibration, compared to the HPI-style training protocol that excludes such samples?</w:t>
      </w:r>
    </w:p>
    <w:p w14:paraId="6B5B43FF" w14:textId="77777777" w:rsidR="00C76803" w:rsidRDefault="009476B2">
      <w:pPr>
        <w:spacing w:after="160" w:line="320" w:lineRule="auto"/>
        <w:jc w:val="both"/>
      </w:pPr>
      <w:r>
        <w:t>Hypothesis 2. Inclusion of gray-zone samples will reduce headline AUROC by less than 0.03 while improving expected calibration error by at least thirty percent in the operating-pressure region (65 to 90 mmHg) where clinical decisions are actually made.</w:t>
      </w:r>
    </w:p>
    <w:p w14:paraId="274C86CC" w14:textId="77777777" w:rsidR="00C76803" w:rsidRDefault="009476B2">
      <w:pPr>
        <w:spacing w:after="160" w:line="320" w:lineRule="auto"/>
        <w:jc w:val="both"/>
      </w:pPr>
      <w:r>
        <w:rPr>
          <w:b/>
          <w:bCs/>
        </w:rPr>
        <w:t>Research Question 3. Does the coupled predictive-mechanistic twin produce projections of post-intervention MAP trajectories that are clinically more accurate than the population PKPD model alone, when evaluated against held-out intraoperative MAP trajectories with known intervention timestamps?</w:t>
      </w:r>
    </w:p>
    <w:p w14:paraId="3DDC0F02" w14:textId="77777777" w:rsidR="00C76803" w:rsidRDefault="009476B2">
      <w:pPr>
        <w:spacing w:after="160" w:line="320" w:lineRule="auto"/>
        <w:jc w:val="both"/>
      </w:pPr>
      <w:r>
        <w:t xml:space="preserve">Hypothesis 3. On a held-out test set of </w:t>
      </w:r>
      <w:proofErr w:type="spellStart"/>
      <w:r>
        <w:t>VitalDB</w:t>
      </w:r>
      <w:proofErr w:type="spellEnd"/>
      <w:r>
        <w:t xml:space="preserve"> cases with known phenylephrine bolus or norepinephrine titration events, the twin's projected MAP at one-, five-, and ten-minute lead times </w:t>
      </w:r>
      <w:r>
        <w:lastRenderedPageBreak/>
        <w:t>after the intervention will achieve a median absolute prediction error at least twenty percent lower than the population PKPD model with no per-patient calibration.</w:t>
      </w:r>
    </w:p>
    <w:p w14:paraId="3E38A3D5" w14:textId="77777777" w:rsidR="00C76803" w:rsidRDefault="009476B2">
      <w:pPr>
        <w:spacing w:after="160" w:line="320" w:lineRule="auto"/>
        <w:jc w:val="both"/>
      </w:pPr>
      <w:r>
        <w:rPr>
          <w:b/>
          <w:bCs/>
        </w:rPr>
        <w:t>Research Question 4. Does the simulation interface allow the system to rank candidate interventions in an order that is consistent with the actual interventions chosen by clinicians in the held-out cases, when the clinician's choice produced a successful resolution of the hypotensive episode?</w:t>
      </w:r>
    </w:p>
    <w:p w14:paraId="1DF1EFA2" w14:textId="781CF36D" w:rsidR="00C76803" w:rsidRDefault="009476B2">
      <w:pPr>
        <w:spacing w:after="160" w:line="320" w:lineRule="auto"/>
        <w:jc w:val="both"/>
      </w:pPr>
      <w:r>
        <w:t>Hypothesis 4. In held-out cases where an intervention successfully resolved a hypotensive episode within five minutes, the twin's top-ranked candidate intervention will match the clinician's chosen intervention (drug class and dose direction) in at least sixty percent of cases.</w:t>
      </w:r>
    </w:p>
    <w:p w14:paraId="09B39A7B" w14:textId="775D51CD" w:rsidR="00403285" w:rsidRDefault="00403285">
      <w:pPr>
        <w:spacing w:after="160" w:line="320" w:lineRule="auto"/>
        <w:jc w:val="both"/>
      </w:pPr>
    </w:p>
    <w:p w14:paraId="52180E72" w14:textId="77777777" w:rsidR="00403285" w:rsidRDefault="00403285">
      <w:pPr>
        <w:spacing w:after="160" w:line="320" w:lineRule="auto"/>
        <w:jc w:val="both"/>
      </w:pPr>
    </w:p>
    <w:p w14:paraId="6582D7BE" w14:textId="77777777" w:rsidR="00C76803" w:rsidRDefault="009476B2">
      <w:pPr>
        <w:pStyle w:val="Heading2"/>
      </w:pPr>
      <w:proofErr w:type="gramStart"/>
      <w:r>
        <w:t>3.4  Dataset</w:t>
      </w:r>
      <w:proofErr w:type="gramEnd"/>
      <w:r>
        <w:t xml:space="preserve"> and Preprocessing</w:t>
      </w:r>
    </w:p>
    <w:p w14:paraId="679B6F36" w14:textId="77777777" w:rsidR="00C76803" w:rsidRPr="00403285" w:rsidRDefault="009476B2">
      <w:pPr>
        <w:pStyle w:val="Heading3"/>
        <w:rPr>
          <w:i w:val="0"/>
          <w:sz w:val="28"/>
          <w:szCs w:val="28"/>
        </w:rPr>
      </w:pPr>
      <w:proofErr w:type="gramStart"/>
      <w:r w:rsidRPr="00403285">
        <w:rPr>
          <w:i w:val="0"/>
          <w:sz w:val="28"/>
          <w:szCs w:val="28"/>
        </w:rPr>
        <w:t xml:space="preserve">3.4.1  </w:t>
      </w:r>
      <w:proofErr w:type="spellStart"/>
      <w:r w:rsidRPr="00403285">
        <w:rPr>
          <w:i w:val="0"/>
          <w:sz w:val="28"/>
          <w:szCs w:val="28"/>
        </w:rPr>
        <w:t>VitalDB</w:t>
      </w:r>
      <w:proofErr w:type="spellEnd"/>
      <w:proofErr w:type="gramEnd"/>
      <w:r w:rsidRPr="00403285">
        <w:rPr>
          <w:i w:val="0"/>
          <w:sz w:val="28"/>
          <w:szCs w:val="28"/>
        </w:rPr>
        <w:t xml:space="preserve"> cohort selection</w:t>
      </w:r>
    </w:p>
    <w:p w14:paraId="510646A1" w14:textId="77777777" w:rsidR="00C76803" w:rsidRDefault="009476B2">
      <w:pPr>
        <w:spacing w:after="160" w:line="320" w:lineRule="auto"/>
        <w:jc w:val="both"/>
      </w:pPr>
      <w:r>
        <w:t xml:space="preserve">All training and primary evaluation data are drawn from </w:t>
      </w:r>
      <w:proofErr w:type="spellStart"/>
      <w:r>
        <w:t>VitalDB</w:t>
      </w:r>
      <w:proofErr w:type="spellEnd"/>
      <w:r>
        <w:t xml:space="preserve"> version 1.0.0, hosted on </w:t>
      </w:r>
      <w:proofErr w:type="spellStart"/>
      <w:r>
        <w:t>PhysioNet</w:t>
      </w:r>
      <w:proofErr w:type="spellEnd"/>
      <w:r>
        <w:t xml:space="preserve"> [4]. The full </w:t>
      </w:r>
      <w:proofErr w:type="spellStart"/>
      <w:r>
        <w:t>VitalDB</w:t>
      </w:r>
      <w:proofErr w:type="spellEnd"/>
      <w:r>
        <w:t xml:space="preserve"> cohort comprises 6,388 surgical cases collected at Seoul National University Hospital between June 2016 and August 2017. From this full cohort, the following inclusion and exclusion criteria are applied:</w:t>
      </w:r>
    </w:p>
    <w:p w14:paraId="78D06A6C" w14:textId="77777777" w:rsidR="00C76803" w:rsidRDefault="009476B2">
      <w:pPr>
        <w:spacing w:after="160" w:line="320" w:lineRule="auto"/>
        <w:jc w:val="both"/>
      </w:pPr>
      <w:r>
        <w:t>Inclusion criteria. (</w:t>
      </w:r>
      <w:proofErr w:type="spellStart"/>
      <w:r>
        <w:t>i</w:t>
      </w:r>
      <w:proofErr w:type="spellEnd"/>
      <w:r>
        <w:t xml:space="preserve">) Adult patient (age ≥ 18 years). (ii) Non-cardiac, non-obstetric surgery. (iii) General anesthesia with documented use of </w:t>
      </w:r>
      <w:proofErr w:type="spellStart"/>
      <w:r>
        <w:t>propofol</w:t>
      </w:r>
      <w:proofErr w:type="spellEnd"/>
      <w:r>
        <w:t xml:space="preserve"> for induction or maintenance. </w:t>
      </w:r>
      <w:proofErr w:type="gramStart"/>
      <w:r>
        <w:t>(iv) Continuous</w:t>
      </w:r>
      <w:proofErr w:type="gramEnd"/>
      <w:r>
        <w:t xml:space="preserve"> arterial blood pressure waveform recorded for at least 80 percent of the operative duration, OR continuous non-invasive blood pressure measurements at intervals of three minutes or shorter for at least 80 percent of the operative duration. (v) Operative duration of at least 30 minutes.</w:t>
      </w:r>
    </w:p>
    <w:p w14:paraId="6E8FAC90" w14:textId="77777777" w:rsidR="00C76803" w:rsidRDefault="009476B2">
      <w:pPr>
        <w:spacing w:after="160" w:line="320" w:lineRule="auto"/>
        <w:jc w:val="both"/>
      </w:pPr>
      <w:r>
        <w:t>Exclusion criteria. (</w:t>
      </w:r>
      <w:proofErr w:type="spellStart"/>
      <w:r>
        <w:t>i</w:t>
      </w:r>
      <w:proofErr w:type="spellEnd"/>
      <w:r>
        <w:t xml:space="preserve">) ASA physical status of 5 (moribund) or 6 (organ donation). (ii) Pre-operative MAP below 65 mmHg as recorded in the preoperative assessment. (iii) Documented intraoperative cardiac arrest or transition to extracorporeal support. </w:t>
      </w:r>
      <w:proofErr w:type="gramStart"/>
      <w:r>
        <w:t>(iv) Cases</w:t>
      </w:r>
      <w:proofErr w:type="gramEnd"/>
      <w:r>
        <w:t xml:space="preserve"> with more than fifteen percent missing data in any of the seven primary signal channels after preprocessing.</w:t>
      </w:r>
    </w:p>
    <w:p w14:paraId="18DC0FEB" w14:textId="77777777" w:rsidR="00C76803" w:rsidRDefault="009476B2">
      <w:pPr>
        <w:spacing w:after="160" w:line="320" w:lineRule="auto"/>
        <w:jc w:val="both"/>
      </w:pPr>
      <w:r>
        <w:t>These criteria are designed to align with the inclusion criteria of Lee 2021 [8] and Jeong 2024 [9] so that the resulting cohort is comparable with prior published work. The preliminary cohort estimate, based on the published VitalDB clinical-information summary, is approximately 4,200 cases meeting all criteria. The exact final number is determined during preprocessing and will be reported in the implementation chapter.</w:t>
      </w:r>
      <w:proofErr w:type="spellStart"/>
      <w:r/>
      <w:proofErr w:type="spellEnd"/>
      <w:r/>
      <w:proofErr w:type="spellStart"/>
      <w:r/>
      <w:proofErr w:type="spellEnd"/>
      <w:r/>
      <w:r/>
    </w:p>
    <w:p w14:paraId="4D5B6ABC" w14:textId="77777777" w:rsidR="00C76803" w:rsidRPr="00403285" w:rsidRDefault="009476B2">
      <w:pPr>
        <w:pStyle w:val="Heading3"/>
        <w:rPr>
          <w:i w:val="0"/>
        </w:rPr>
      </w:pPr>
      <w:proofErr w:type="gramStart"/>
      <w:r w:rsidRPr="00403285">
        <w:rPr>
          <w:i w:val="0"/>
        </w:rPr>
        <w:t>3.4.2  Cohort</w:t>
      </w:r>
      <w:proofErr w:type="gramEnd"/>
      <w:r w:rsidRPr="00403285">
        <w:rPr>
          <w:i w:val="0"/>
        </w:rPr>
        <w:t xml:space="preserve"> splits</w:t>
      </w:r>
    </w:p>
    <w:p w14:paraId="471A8942" w14:textId="77777777" w:rsidR="00C76803" w:rsidRDefault="009476B2">
      <w:pPr>
        <w:spacing w:after="160" w:line="320" w:lineRule="auto"/>
        <w:jc w:val="both"/>
      </w:pPr>
      <w:r>
        <w:t>Cases are split into training, validation, and test sets at the case level (not the segment level). The split ratio is 70 / 15 / 15. Stratification is performed across three axes simultaneously: (</w:t>
      </w:r>
      <w:proofErr w:type="spellStart"/>
      <w:r>
        <w:t>i</w:t>
      </w:r>
      <w:proofErr w:type="spellEnd"/>
      <w:r>
        <w:t>) ASA score, (ii) age decile, and (iii) presence of any chronic antihypertensive medication. The stratification ensures that none of the three sets is enriched in either the highest-risk or lowest-risk subpopulations relative to the others. The split is performed once with a fixed random seed and is held constant for all reported experiments. Cross-validation, where reported, uses five folds within the combined training plus validation cohort, with the test set never touched until final reporting.</w:t>
      </w:r>
    </w:p>
    <w:p w14:paraId="60109672" w14:textId="77777777" w:rsidR="00C76803" w:rsidRDefault="009476B2">
      <w:pPr>
        <w:spacing w:after="160" w:line="320" w:lineRule="auto"/>
        <w:jc w:val="both"/>
      </w:pPr>
      <w:r>
        <w:t xml:space="preserve">The case-level (rather than segment-level) split is essential to prevent data leakage. A given patient's segments are highly </w:t>
      </w:r>
      <w:proofErr w:type="spellStart"/>
      <w:r>
        <w:t>autocorrelated</w:t>
      </w:r>
      <w:proofErr w:type="spellEnd"/>
      <w:r>
        <w:t xml:space="preserve"> because the same encoder will see the same patient's </w:t>
      </w:r>
      <w:proofErr w:type="spellStart"/>
      <w:r>
        <w:t>biosignals</w:t>
      </w:r>
      <w:proofErr w:type="spellEnd"/>
      <w:r>
        <w:t xml:space="preserve"> at adjacent rolling-window timestamps; if some of those segments end up in training and others in test, the test-set performance will overstate true generalization. Splitting at the case level guarantees that the model has never seen any segment from any test patient during training, which is the only honest evaluation regime for a clinical prediction system. This is a basic methodological point but it has been violated in some of the published intraoperative AI literature, and the discrepancy between case-level and segment-level reported performance can be substantial; the methodology adopted here errs on the strict side.</w:t>
      </w:r>
    </w:p>
    <w:p w14:paraId="77687BB6" w14:textId="77777777" w:rsidR="00C76803" w:rsidRPr="00403285" w:rsidRDefault="009476B2">
      <w:pPr>
        <w:pStyle w:val="Heading3"/>
        <w:rPr>
          <w:i w:val="0"/>
        </w:rPr>
      </w:pPr>
      <w:proofErr w:type="gramStart"/>
      <w:r w:rsidRPr="00403285">
        <w:rPr>
          <w:i w:val="0"/>
        </w:rPr>
        <w:t>3.4.3  Signal</w:t>
      </w:r>
      <w:proofErr w:type="gramEnd"/>
      <w:r w:rsidRPr="00403285">
        <w:rPr>
          <w:i w:val="0"/>
        </w:rPr>
        <w:t xml:space="preserve"> preprocessing</w:t>
      </w:r>
    </w:p>
    <w:p w14:paraId="7E5EEF52" w14:textId="77777777" w:rsidR="00C76803" w:rsidRDefault="009476B2">
      <w:pPr>
        <w:spacing w:after="160" w:line="320" w:lineRule="auto"/>
        <w:jc w:val="both"/>
      </w:pPr>
      <w:r>
        <w:t xml:space="preserve">Each waveform channel undergoes the following pipeline. (1) Resampling to a uniform 100 Hz using a third-order Butterworth anti-aliasing filter. (2) Removal of segments flagged by the </w:t>
      </w:r>
      <w:proofErr w:type="spellStart"/>
      <w:r>
        <w:t>VitalDB</w:t>
      </w:r>
      <w:proofErr w:type="spellEnd"/>
      <w:r>
        <w:t xml:space="preserve"> record as containing device disconnection, calibration, or zeroing events; such segments are replaced by </w:t>
      </w:r>
      <w:proofErr w:type="spellStart"/>
      <w:r>
        <w:t>NaN</w:t>
      </w:r>
      <w:proofErr w:type="spellEnd"/>
      <w:r>
        <w:t xml:space="preserve">. (3) </w:t>
      </w:r>
      <w:proofErr w:type="spellStart"/>
      <w:r>
        <w:t>Bandpass</w:t>
      </w:r>
      <w:proofErr w:type="spellEnd"/>
      <w:r>
        <w:t xml:space="preserve"> filtering: 0.5–40 Hz for ABP and PPG, 0.5–100 Hz for ECG, 0.05–10 Hz for EtCO2. (4) Per-case z-score normalization computed on the first 5 minutes of stable monitoring (after which point the per-case mean and standard deviation are frozen and applied to the entire case).</w:t>
      </w:r>
    </w:p>
    <w:p w14:paraId="1B1026E2" w14:textId="77777777" w:rsidR="00C76803" w:rsidRDefault="009476B2">
      <w:pPr>
        <w:spacing w:after="160" w:line="320" w:lineRule="auto"/>
        <w:jc w:val="both"/>
      </w:pPr>
      <w:r>
        <w:t xml:space="preserve">Numeric signals (NIBP cuff measurements, heart rate, SpO2) are </w:t>
      </w:r>
      <w:proofErr w:type="spellStart"/>
      <w:r>
        <w:t>upsampled</w:t>
      </w:r>
      <w:proofErr w:type="spellEnd"/>
      <w:r>
        <w:t xml:space="preserve"> to one sample per second using forward fill, with a maximum forward-fill interval of three minutes. Forward-fill intervals exceeding three minutes are replaced by </w:t>
      </w:r>
      <w:proofErr w:type="spellStart"/>
      <w:r>
        <w:t>NaN</w:t>
      </w:r>
      <w:proofErr w:type="spellEnd"/>
      <w:r>
        <w:t xml:space="preserve">, which is later handled by the network's masking layer. The entire preprocessing pipeline is implemented in Python using the official </w:t>
      </w:r>
      <w:proofErr w:type="spellStart"/>
      <w:r>
        <w:t>VitalDB</w:t>
      </w:r>
      <w:proofErr w:type="spellEnd"/>
      <w:r>
        <w:t xml:space="preserve"> API, </w:t>
      </w:r>
      <w:proofErr w:type="spellStart"/>
      <w:r>
        <w:t>NumPy</w:t>
      </w:r>
      <w:proofErr w:type="spellEnd"/>
      <w:r>
        <w:t xml:space="preserve">, and </w:t>
      </w:r>
      <w:proofErr w:type="spellStart"/>
      <w:r>
        <w:t>SciPy</w:t>
      </w:r>
      <w:proofErr w:type="spellEnd"/>
      <w:r>
        <w:t>, and is captured in a single deterministic function so that any case can be reprocessed identically given its case identifier.</w:t>
      </w:r>
    </w:p>
    <w:p w14:paraId="55B07CF3" w14:textId="77777777" w:rsidR="00C76803" w:rsidRPr="00403285" w:rsidRDefault="009476B2">
      <w:pPr>
        <w:pStyle w:val="Heading3"/>
        <w:rPr>
          <w:i w:val="0"/>
        </w:rPr>
      </w:pPr>
      <w:proofErr w:type="gramStart"/>
      <w:r w:rsidRPr="00403285">
        <w:rPr>
          <w:i w:val="0"/>
        </w:rPr>
        <w:lastRenderedPageBreak/>
        <w:t>3.4.4  Segmentation</w:t>
      </w:r>
      <w:proofErr w:type="gramEnd"/>
      <w:r w:rsidRPr="00403285">
        <w:rPr>
          <w:i w:val="0"/>
        </w:rPr>
        <w:t xml:space="preserve"> and labeling</w:t>
      </w:r>
    </w:p>
    <w:p w14:paraId="6EB64FBD" w14:textId="77777777" w:rsidR="00C76803" w:rsidRDefault="009476B2">
      <w:pPr>
        <w:spacing w:after="160" w:line="320" w:lineRule="auto"/>
        <w:jc w:val="both"/>
      </w:pPr>
      <w:r>
        <w:t xml:space="preserve">Each case is segmented into rolling windows of T = 30 seconds (waveform) and </w:t>
      </w:r>
      <w:proofErr w:type="spellStart"/>
      <w:r>
        <w:t>T_num</w:t>
      </w:r>
      <w:proofErr w:type="spellEnd"/>
      <w:r>
        <w:t xml:space="preserve"> = 30 minutes (numeric), with stride 10 seconds. For each window ending at time t, the binary label </w:t>
      </w:r>
      <w:proofErr w:type="gramStart"/>
      <w:r>
        <w:t>y(</w:t>
      </w:r>
      <w:proofErr w:type="gramEnd"/>
      <w:r>
        <w:t>t) is set to 1 if at least one MAP value in the interval (t, t + 5 min] is below 65 mmHg for at least 60 cumulative seconds, and 0 otherwise. MAP is computed from the ABP waveform when available (using a peak-and-trough detector applied to the cleaned waveform) and from the NIBP cuff readings otherwise.</w:t>
      </w:r>
    </w:p>
    <w:p w14:paraId="631E0137" w14:textId="77777777" w:rsidR="00C76803" w:rsidRDefault="009476B2">
      <w:pPr>
        <w:spacing w:after="160" w:line="320" w:lineRule="auto"/>
        <w:jc w:val="both"/>
      </w:pPr>
      <w:r>
        <w:t>To address the HPI selection-bias concern raised in Section 2.4.1, three sample categories are tracked during training and reporting:</w:t>
      </w:r>
    </w:p>
    <w:p w14:paraId="1121890E" w14:textId="77777777" w:rsidR="00C76803" w:rsidRDefault="009476B2">
      <w:pPr>
        <w:spacing w:before="200" w:after="100"/>
        <w:jc w:val="center"/>
      </w:pPr>
      <w:r>
        <w:rPr>
          <w:i/>
          <w:iCs/>
          <w:sz w:val="20"/>
          <w:szCs w:val="20"/>
        </w:rPr>
        <w:t xml:space="preserve">Table </w:t>
      </w:r>
      <w:proofErr w:type="gramStart"/>
      <w:r>
        <w:rPr>
          <w:i/>
          <w:iCs/>
          <w:sz w:val="20"/>
          <w:szCs w:val="20"/>
        </w:rPr>
        <w:t>3.1  Sample</w:t>
      </w:r>
      <w:proofErr w:type="gramEnd"/>
      <w:r>
        <w:rPr>
          <w:i/>
          <w:iCs/>
          <w:sz w:val="20"/>
          <w:szCs w:val="20"/>
        </w:rPr>
        <w:t xml:space="preserve"> categories used to control selection bias.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300"/>
        <w:gridCol w:w="4100"/>
      </w:tblGrid>
      <w:tr w:rsidR="00C76803" w14:paraId="438851C6"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4E938B0B" w14:textId="77777777" w:rsidR="00C76803" w:rsidRDefault="009476B2">
            <w:pPr>
              <w:spacing w:after="60"/>
            </w:pPr>
            <w:r>
              <w:rPr>
                <w:b/>
                <w:bCs/>
                <w:sz w:val="20"/>
                <w:szCs w:val="20"/>
              </w:rPr>
              <w:t>Category</w:t>
            </w:r>
          </w:p>
        </w:tc>
        <w:tc>
          <w:tcPr>
            <w:tcW w:w="33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0D49FE3D" w14:textId="77777777" w:rsidR="00C76803" w:rsidRDefault="009476B2">
            <w:pPr>
              <w:spacing w:after="60"/>
            </w:pPr>
            <w:r>
              <w:rPr>
                <w:b/>
                <w:bCs/>
                <w:sz w:val="20"/>
                <w:szCs w:val="20"/>
              </w:rPr>
              <w:t>Definition</w:t>
            </w:r>
          </w:p>
        </w:tc>
        <w:tc>
          <w:tcPr>
            <w:tcW w:w="4100" w:type="dxa"/>
            <w:tcBorders>
              <w:top w:val="single" w:sz="4" w:space="0" w:color="999999"/>
              <w:left w:val="single" w:sz="4" w:space="0" w:color="999999"/>
              <w:bottom w:val="single" w:sz="4" w:space="0" w:color="999999"/>
              <w:right w:val="single" w:sz="4" w:space="0" w:color="999999"/>
            </w:tcBorders>
            <w:shd w:val="clear" w:color="auto" w:fill="D5E8F0"/>
            <w:tcMar>
              <w:top w:w="80" w:type="dxa"/>
              <w:left w:w="120" w:type="dxa"/>
              <w:bottom w:w="80" w:type="dxa"/>
              <w:right w:w="120" w:type="dxa"/>
            </w:tcMar>
          </w:tcPr>
          <w:p w14:paraId="6AAB2A72" w14:textId="77777777" w:rsidR="00C76803" w:rsidRDefault="009476B2">
            <w:pPr>
              <w:spacing w:after="60"/>
            </w:pPr>
            <w:r>
              <w:rPr>
                <w:b/>
                <w:bCs/>
                <w:sz w:val="20"/>
                <w:szCs w:val="20"/>
              </w:rPr>
              <w:t>Treatment</w:t>
            </w:r>
          </w:p>
        </w:tc>
      </w:tr>
      <w:tr w:rsidR="00C76803" w14:paraId="2BA2C9E9"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B5E428" w14:textId="77777777" w:rsidR="00C76803" w:rsidRDefault="009476B2">
            <w:pPr>
              <w:spacing w:after="60"/>
            </w:pPr>
            <w:r>
              <w:rPr>
                <w:sz w:val="20"/>
                <w:szCs w:val="20"/>
              </w:rPr>
              <w:t>Stable</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FFEBA75" w14:textId="77777777" w:rsidR="00C76803" w:rsidRDefault="009476B2">
            <w:pPr>
              <w:spacing w:after="60"/>
            </w:pPr>
            <w:r>
              <w:rPr>
                <w:sz w:val="20"/>
                <w:szCs w:val="20"/>
              </w:rPr>
              <w:t>All MAP in [t, t+5 min] ≥ 75 mmHg</w:t>
            </w:r>
          </w:p>
        </w:tc>
        <w:tc>
          <w:tcPr>
            <w:tcW w:w="4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43F1DF" w14:textId="77777777" w:rsidR="00C76803" w:rsidRDefault="009476B2">
            <w:pPr>
              <w:spacing w:after="60"/>
            </w:pPr>
            <w:r>
              <w:rPr>
                <w:sz w:val="20"/>
                <w:szCs w:val="20"/>
              </w:rPr>
              <w:t>Negative samples</w:t>
            </w:r>
          </w:p>
        </w:tc>
      </w:tr>
      <w:tr w:rsidR="00C76803" w14:paraId="1C572AB7"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28B794" w14:textId="77777777" w:rsidR="00C76803" w:rsidRDefault="009476B2">
            <w:pPr>
              <w:spacing w:after="60"/>
            </w:pPr>
            <w:r>
              <w:rPr>
                <w:sz w:val="20"/>
                <w:szCs w:val="20"/>
              </w:rPr>
              <w:t>Gray zone</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176AA0" w14:textId="77777777" w:rsidR="00C76803" w:rsidRDefault="009476B2">
            <w:pPr>
              <w:spacing w:after="60"/>
            </w:pPr>
            <w:r>
              <w:rPr>
                <w:sz w:val="20"/>
                <w:szCs w:val="20"/>
              </w:rPr>
              <w:t>Some MAP in [t, t+5 min] in [65, 75) mmHg, but no minute-long episode below 65</w:t>
            </w:r>
          </w:p>
        </w:tc>
        <w:tc>
          <w:tcPr>
            <w:tcW w:w="4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626F5E" w14:textId="77777777" w:rsidR="00C76803" w:rsidRDefault="009476B2">
            <w:pPr>
              <w:spacing w:after="60"/>
            </w:pPr>
            <w:r>
              <w:rPr>
                <w:sz w:val="20"/>
                <w:szCs w:val="20"/>
              </w:rPr>
              <w:t>Included as negative; performance reported separately</w:t>
            </w:r>
          </w:p>
        </w:tc>
      </w:tr>
      <w:tr w:rsidR="00C76803" w14:paraId="121536B2"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0E5F7C" w14:textId="77777777" w:rsidR="00C76803" w:rsidRDefault="009476B2">
            <w:pPr>
              <w:spacing w:after="60"/>
            </w:pPr>
            <w:r>
              <w:rPr>
                <w:sz w:val="20"/>
                <w:szCs w:val="20"/>
              </w:rPr>
              <w:t>Overt hypotension</w:t>
            </w:r>
          </w:p>
        </w:tc>
        <w:tc>
          <w:tcPr>
            <w:tcW w:w="3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D71E9F1" w14:textId="77777777" w:rsidR="00C76803" w:rsidRDefault="009476B2">
            <w:pPr>
              <w:spacing w:after="60"/>
            </w:pPr>
            <w:r>
              <w:rPr>
                <w:sz w:val="20"/>
                <w:szCs w:val="20"/>
              </w:rPr>
              <w:t>At least one minute-long episode of MAP &lt; 65 mmHg in [t, t+5 min]</w:t>
            </w:r>
          </w:p>
        </w:tc>
        <w:tc>
          <w:tcPr>
            <w:tcW w:w="41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28B0D8" w14:textId="77777777" w:rsidR="00C76803" w:rsidRDefault="009476B2">
            <w:pPr>
              <w:spacing w:after="60"/>
            </w:pPr>
            <w:r>
              <w:rPr>
                <w:sz w:val="20"/>
                <w:szCs w:val="20"/>
              </w:rPr>
              <w:t>Positive samples</w:t>
            </w:r>
          </w:p>
        </w:tc>
      </w:tr>
    </w:tbl>
    <w:p w14:paraId="52E0179D" w14:textId="77777777" w:rsidR="00C76803" w:rsidRDefault="00C76803"/>
    <w:p w14:paraId="79F6D0C7" w14:textId="77777777" w:rsidR="00C76803" w:rsidRDefault="009476B2">
      <w:pPr>
        <w:spacing w:after="160" w:line="320" w:lineRule="auto"/>
        <w:jc w:val="both"/>
      </w:pPr>
      <w:r>
        <w:t>Unlike the HPI training protocol, gray-zone samples are not excluded; they are included as negatives, and the model's discrimination, calibration, and decision-curve performance are reported separately on each of the three categories. This explicit treatment is one of the methodological contributions of the work.</w:t>
      </w:r>
    </w:p>
    <w:p w14:paraId="0CB44DF8" w14:textId="77777777" w:rsidR="00C76803" w:rsidRDefault="009476B2">
      <w:pPr>
        <w:pStyle w:val="Heading2"/>
      </w:pPr>
      <w:proofErr w:type="gramStart"/>
      <w:r>
        <w:t>3.5  Predictive</w:t>
      </w:r>
      <w:proofErr w:type="gramEnd"/>
      <w:r>
        <w:t xml:space="preserve"> Layer: Architecture, Training, and Validation</w:t>
      </w:r>
    </w:p>
    <w:p w14:paraId="7C1FD751" w14:textId="77777777" w:rsidR="00C76803" w:rsidRPr="00403285" w:rsidRDefault="009476B2">
      <w:pPr>
        <w:pStyle w:val="Heading3"/>
        <w:rPr>
          <w:i w:val="0"/>
          <w:sz w:val="28"/>
          <w:szCs w:val="28"/>
        </w:rPr>
      </w:pPr>
      <w:proofErr w:type="gramStart"/>
      <w:r w:rsidRPr="00403285">
        <w:rPr>
          <w:i w:val="0"/>
          <w:sz w:val="28"/>
          <w:szCs w:val="28"/>
        </w:rPr>
        <w:t>3.5.1  Architectural</w:t>
      </w:r>
      <w:proofErr w:type="gramEnd"/>
      <w:r w:rsidRPr="00403285">
        <w:rPr>
          <w:i w:val="0"/>
          <w:sz w:val="28"/>
          <w:szCs w:val="28"/>
        </w:rPr>
        <w:t xml:space="preserve"> overview</w:t>
      </w:r>
    </w:p>
    <w:p w14:paraId="6C942F6A" w14:textId="77777777" w:rsidR="00C76803" w:rsidRDefault="009476B2">
      <w:pPr>
        <w:spacing w:after="160" w:line="320" w:lineRule="auto"/>
        <w:jc w:val="both"/>
      </w:pPr>
      <w:r>
        <w:t xml:space="preserve">The encoder </w:t>
      </w:r>
      <w:proofErr w:type="spellStart"/>
      <w:r>
        <w:t>f_θ</w:t>
      </w:r>
      <w:proofErr w:type="spellEnd"/>
      <w:r>
        <w:t xml:space="preserve"> has a two-branch design: a waveform branch that consumes the four high-frequency channels (ABP, ECG, PPG, EtCO2) at 100 Hz, and a tabular branch that consumes the numeric trends and static covariates. The waveform branch is a one-dimensional convolutional stack followed by a recurrent layer; the tabular branch is a small multi-layer perceptron. The two branches are concatenated and projected to the shared latent state </w:t>
      </w:r>
      <w:proofErr w:type="spellStart"/>
      <w:r>
        <w:t>z_</w:t>
      </w:r>
      <w:proofErr w:type="gramStart"/>
      <w:r>
        <w:t>i</w:t>
      </w:r>
      <w:proofErr w:type="spellEnd"/>
      <w:r>
        <w:t>(</w:t>
      </w:r>
      <w:proofErr w:type="gramEnd"/>
      <w:r>
        <w:t xml:space="preserve">t) of dimension 128. From z, the forecasting head </w:t>
      </w:r>
      <w:proofErr w:type="spellStart"/>
      <w:r>
        <w:t>g_φ</w:t>
      </w:r>
      <w:proofErr w:type="spellEnd"/>
      <w:r>
        <w:t xml:space="preserve"> produces the hypotension probability ŷ, and the calibration head </w:t>
      </w:r>
      <w:proofErr w:type="spellStart"/>
      <w:r>
        <w:t>h_ψ</w:t>
      </w:r>
      <w:proofErr w:type="spellEnd"/>
      <w:r>
        <w:t xml:space="preserve"> produces the PKPD parameter perturbations δ. The full architecture is summarized below.</w:t>
      </w:r>
    </w:p>
    <w:p w14:paraId="0BEBF26B" w14:textId="77777777" w:rsidR="00C76803" w:rsidRDefault="009476B2">
      <w:pPr>
        <w:spacing w:after="160" w:line="320" w:lineRule="auto"/>
        <w:jc w:val="both"/>
      </w:pPr>
      <w:r>
        <w:lastRenderedPageBreak/>
        <w:t xml:space="preserve">The architectural choices are justified by three considerations drawn from the literature reviewed in Chapter 2. First, the convolutional front-end is appropriate for the waveform inputs because the morphological features that precede hypotension (subtle changes in pulse pressure shape, </w:t>
      </w:r>
      <w:proofErr w:type="spellStart"/>
      <w:r>
        <w:t>dicrotic</w:t>
      </w:r>
      <w:proofErr w:type="spellEnd"/>
      <w:r>
        <w:t xml:space="preserve"> notch position, beat-to-beat variability) are local in time and shift-invariant; a one-dimensional convolution is the canonical operator for extracting such features. Second, the recurrent layer is appropriate because the prediction horizon of five minutes is substantially longer than the receptive field of the convolutional stack, and a recurrent state allows information to be aggregated across the relevant time scale. Third, the tabular branch is needed because static covariates (age, ASA score, comorbidities) carry information that is genuinely orthogonal to the waveform signal: a sixty-year-old hypertensive patient is at higher risk than a thirty-year-old healthy patient even when their current waveforms are indistinguishable, and the network has no way to learn this without being given the static features explicitly.</w:t>
      </w:r>
    </w:p>
    <w:p w14:paraId="75BF9E8D" w14:textId="77777777" w:rsidR="00C76803" w:rsidRDefault="009476B2">
      <w:pPr>
        <w:spacing w:after="160" w:line="320" w:lineRule="auto"/>
        <w:jc w:val="both"/>
      </w:pPr>
      <w:r>
        <w:t xml:space="preserve">Two further architectural decisions deserve brief comment. The choice of GRU over LSTM is supported by reports in the </w:t>
      </w:r>
      <w:proofErr w:type="spellStart"/>
      <w:r>
        <w:t>biosignal</w:t>
      </w:r>
      <w:proofErr w:type="spellEnd"/>
      <w:r>
        <w:t xml:space="preserve"> time-series literature [84] that GRUs reach equivalent performance with fewer parameters and faster training, although both architectures remain in active use. The choice of a separate calibration head, rather than a single multitask head producing both forecasting and calibration outputs, is informed by Sun and colleagues' multitask attention-based hypotension predictor [85], which reported that explicit task-specific heads outperformed a fully shared output layer when the tasks involved both regression (MAP value) and classification (event probability) targets. The architecture proposed here generalizes this finding to the case where one task is a parameter perturbation rather than a numerical regression.</w:t>
      </w:r>
    </w:p>
    <w:p w14:paraId="53328374" w14:textId="77777777" w:rsidR="00C76803" w:rsidRDefault="00C76803"/>
    <w:p w14:paraId="53E9D946" w14:textId="77777777" w:rsidR="00C76803" w:rsidRDefault="009476B2">
      <w:pPr>
        <w:spacing w:before="80" w:after="80"/>
      </w:pPr>
      <w:r>
        <w:rPr>
          <w:rFonts w:ascii="Consolas" w:eastAsia="Consolas" w:hAnsi="Consolas" w:cs="Consolas"/>
          <w:sz w:val="20"/>
          <w:szCs w:val="20"/>
        </w:rPr>
        <w:t xml:space="preserve">INPUT </w:t>
      </w:r>
      <w:proofErr w:type="gramStart"/>
      <w:r>
        <w:rPr>
          <w:rFonts w:ascii="Consolas" w:eastAsia="Consolas" w:hAnsi="Consolas" w:cs="Consolas"/>
          <w:sz w:val="20"/>
          <w:szCs w:val="20"/>
        </w:rPr>
        <w:t>WAVEFORMS  shape</w:t>
      </w:r>
      <w:proofErr w:type="gramEnd"/>
      <w:r>
        <w:rPr>
          <w:rFonts w:ascii="Consolas" w:eastAsia="Consolas" w:hAnsi="Consolas" w:cs="Consolas"/>
          <w:sz w:val="20"/>
          <w:szCs w:val="20"/>
        </w:rPr>
        <w:t xml:space="preserve"> (4, 3000)        # 4 channels × 30 s × 100 Hz</w:t>
      </w:r>
    </w:p>
    <w:p w14:paraId="4D412DFE" w14:textId="77777777" w:rsidR="00C76803" w:rsidRDefault="009476B2">
      <w:pPr>
        <w:spacing w:before="80" w:after="80"/>
      </w:pPr>
      <w:r>
        <w:rPr>
          <w:rFonts w:ascii="Consolas" w:eastAsia="Consolas" w:hAnsi="Consolas" w:cs="Consolas"/>
          <w:sz w:val="20"/>
          <w:szCs w:val="20"/>
        </w:rPr>
        <w:t xml:space="preserve">  </w:t>
      </w:r>
      <w:proofErr w:type="gramStart"/>
      <w:r>
        <w:rPr>
          <w:rFonts w:ascii="Consolas" w:eastAsia="Consolas" w:hAnsi="Consolas" w:cs="Consolas"/>
          <w:sz w:val="20"/>
          <w:szCs w:val="20"/>
        </w:rPr>
        <w:t>Conv1D(</w:t>
      </w:r>
      <w:proofErr w:type="gramEnd"/>
      <w:r>
        <w:rPr>
          <w:rFonts w:ascii="Consolas" w:eastAsia="Consolas" w:hAnsi="Consolas" w:cs="Consolas"/>
          <w:sz w:val="20"/>
          <w:szCs w:val="20"/>
        </w:rPr>
        <w:t xml:space="preserve">64, k=11, s=2, </w:t>
      </w:r>
      <w:proofErr w:type="spellStart"/>
      <w:r>
        <w:rPr>
          <w:rFonts w:ascii="Consolas" w:eastAsia="Consolas" w:hAnsi="Consolas" w:cs="Consolas"/>
          <w:sz w:val="20"/>
          <w:szCs w:val="20"/>
        </w:rPr>
        <w:t>ReLU</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BatchNorm</w:t>
      </w:r>
      <w:proofErr w:type="spellEnd"/>
      <w:r>
        <w:rPr>
          <w:rFonts w:ascii="Consolas" w:eastAsia="Consolas" w:hAnsi="Consolas" w:cs="Consolas"/>
          <w:sz w:val="20"/>
          <w:szCs w:val="20"/>
        </w:rPr>
        <w:t>)</w:t>
      </w:r>
    </w:p>
    <w:p w14:paraId="588E41C3" w14:textId="77777777" w:rsidR="00C76803" w:rsidRDefault="009476B2">
      <w:pPr>
        <w:spacing w:before="80" w:after="80"/>
      </w:pPr>
      <w:r>
        <w:rPr>
          <w:rFonts w:ascii="Consolas" w:eastAsia="Consolas" w:hAnsi="Consolas" w:cs="Consolas"/>
          <w:sz w:val="20"/>
          <w:szCs w:val="20"/>
        </w:rPr>
        <w:t xml:space="preserve">  </w:t>
      </w:r>
      <w:proofErr w:type="gramStart"/>
      <w:r>
        <w:rPr>
          <w:rFonts w:ascii="Consolas" w:eastAsia="Consolas" w:hAnsi="Consolas" w:cs="Consolas"/>
          <w:sz w:val="20"/>
          <w:szCs w:val="20"/>
        </w:rPr>
        <w:t>Conv1D(</w:t>
      </w:r>
      <w:proofErr w:type="gramEnd"/>
      <w:r>
        <w:rPr>
          <w:rFonts w:ascii="Consolas" w:eastAsia="Consolas" w:hAnsi="Consolas" w:cs="Consolas"/>
          <w:sz w:val="20"/>
          <w:szCs w:val="20"/>
        </w:rPr>
        <w:t xml:space="preserve">64, k=7,  s=1, </w:t>
      </w:r>
      <w:proofErr w:type="spellStart"/>
      <w:r>
        <w:rPr>
          <w:rFonts w:ascii="Consolas" w:eastAsia="Consolas" w:hAnsi="Consolas" w:cs="Consolas"/>
          <w:sz w:val="20"/>
          <w:szCs w:val="20"/>
        </w:rPr>
        <w:t>ReLU</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BatchNorm</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MaxPool</w:t>
      </w:r>
      <w:proofErr w:type="spellEnd"/>
      <w:r>
        <w:rPr>
          <w:rFonts w:ascii="Consolas" w:eastAsia="Consolas" w:hAnsi="Consolas" w:cs="Consolas"/>
          <w:sz w:val="20"/>
          <w:szCs w:val="20"/>
        </w:rPr>
        <w:t>(2)</w:t>
      </w:r>
    </w:p>
    <w:p w14:paraId="647DC388" w14:textId="77777777" w:rsidR="00C76803" w:rsidRDefault="009476B2">
      <w:pPr>
        <w:spacing w:before="80" w:after="8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ResBlock</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128, k=5) × 3                  → </w:t>
      </w:r>
      <w:proofErr w:type="spellStart"/>
      <w:r>
        <w:rPr>
          <w:rFonts w:ascii="Consolas" w:eastAsia="Consolas" w:hAnsi="Consolas" w:cs="Consolas"/>
          <w:sz w:val="20"/>
          <w:szCs w:val="20"/>
        </w:rPr>
        <w:t>MaxPool</w:t>
      </w:r>
      <w:proofErr w:type="spellEnd"/>
      <w:r>
        <w:rPr>
          <w:rFonts w:ascii="Consolas" w:eastAsia="Consolas" w:hAnsi="Consolas" w:cs="Consolas"/>
          <w:sz w:val="20"/>
          <w:szCs w:val="20"/>
        </w:rPr>
        <w:t>(2)</w:t>
      </w:r>
    </w:p>
    <w:p w14:paraId="47C3359C" w14:textId="77777777" w:rsidR="00C76803" w:rsidRDefault="009476B2">
      <w:pPr>
        <w:spacing w:before="80" w:after="80"/>
      </w:pPr>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ResBlock</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256, k=5) × 3                  → </w:t>
      </w:r>
      <w:proofErr w:type="spellStart"/>
      <w:r>
        <w:rPr>
          <w:rFonts w:ascii="Consolas" w:eastAsia="Consolas" w:hAnsi="Consolas" w:cs="Consolas"/>
          <w:sz w:val="20"/>
          <w:szCs w:val="20"/>
        </w:rPr>
        <w:t>MaxPool</w:t>
      </w:r>
      <w:proofErr w:type="spellEnd"/>
      <w:r>
        <w:rPr>
          <w:rFonts w:ascii="Consolas" w:eastAsia="Consolas" w:hAnsi="Consolas" w:cs="Consolas"/>
          <w:sz w:val="20"/>
          <w:szCs w:val="20"/>
        </w:rPr>
        <w:t>(2)</w:t>
      </w:r>
    </w:p>
    <w:p w14:paraId="26EC8F85" w14:textId="77777777" w:rsidR="00C76803" w:rsidRDefault="009476B2">
      <w:pPr>
        <w:spacing w:before="80" w:after="80"/>
      </w:pPr>
      <w:r>
        <w:rPr>
          <w:rFonts w:ascii="Consolas" w:eastAsia="Consolas" w:hAnsi="Consolas" w:cs="Consolas"/>
          <w:sz w:val="20"/>
          <w:szCs w:val="20"/>
        </w:rPr>
        <w:t xml:space="preserve">  </w:t>
      </w:r>
      <w:proofErr w:type="gramStart"/>
      <w:r>
        <w:rPr>
          <w:rFonts w:ascii="Consolas" w:eastAsia="Consolas" w:hAnsi="Consolas" w:cs="Consolas"/>
          <w:sz w:val="20"/>
          <w:szCs w:val="20"/>
        </w:rPr>
        <w:t>GRU(</w:t>
      </w:r>
      <w:proofErr w:type="gramEnd"/>
      <w:r>
        <w:rPr>
          <w:rFonts w:ascii="Consolas" w:eastAsia="Consolas" w:hAnsi="Consolas" w:cs="Consolas"/>
          <w:sz w:val="20"/>
          <w:szCs w:val="20"/>
        </w:rPr>
        <w:t xml:space="preserve">256, bidirectional)                 → last hidden state </w:t>
      </w:r>
      <w:proofErr w:type="spellStart"/>
      <w:r>
        <w:rPr>
          <w:rFonts w:ascii="Consolas" w:eastAsia="Consolas" w:hAnsi="Consolas" w:cs="Consolas"/>
          <w:sz w:val="20"/>
          <w:szCs w:val="20"/>
        </w:rPr>
        <w:t>h_w</w:t>
      </w:r>
      <w:proofErr w:type="spellEnd"/>
      <w:r>
        <w:rPr>
          <w:rFonts w:ascii="Consolas" w:eastAsia="Consolas" w:hAnsi="Consolas" w:cs="Consolas"/>
          <w:sz w:val="20"/>
          <w:szCs w:val="20"/>
        </w:rPr>
        <w:t xml:space="preserve"> (512)</w:t>
      </w:r>
    </w:p>
    <w:p w14:paraId="5C4A9FBB" w14:textId="77777777" w:rsidR="00C76803" w:rsidRDefault="00C76803">
      <w:pPr>
        <w:spacing w:before="80" w:after="80"/>
      </w:pPr>
    </w:p>
    <w:p w14:paraId="35DEAE8A" w14:textId="77777777" w:rsidR="00C76803" w:rsidRDefault="009476B2">
      <w:pPr>
        <w:spacing w:before="80" w:after="80"/>
      </w:pPr>
      <w:r>
        <w:rPr>
          <w:rFonts w:ascii="Consolas" w:eastAsia="Consolas" w:hAnsi="Consolas" w:cs="Consolas"/>
          <w:sz w:val="20"/>
          <w:szCs w:val="20"/>
        </w:rPr>
        <w:t xml:space="preserve">INPUT NUMERIC </w:t>
      </w:r>
      <w:proofErr w:type="gramStart"/>
      <w:r>
        <w:rPr>
          <w:rFonts w:ascii="Consolas" w:eastAsia="Consolas" w:hAnsi="Consolas" w:cs="Consolas"/>
          <w:sz w:val="20"/>
          <w:szCs w:val="20"/>
        </w:rPr>
        <w:t>TRENDS  shape</w:t>
      </w:r>
      <w:proofErr w:type="gramEnd"/>
      <w:r>
        <w:rPr>
          <w:rFonts w:ascii="Consolas" w:eastAsia="Consolas" w:hAnsi="Consolas" w:cs="Consolas"/>
          <w:sz w:val="20"/>
          <w:szCs w:val="20"/>
        </w:rPr>
        <w:t xml:space="preserve"> (3, 1800)    # 3 channels × 30 min × 1 Hz</w:t>
      </w:r>
    </w:p>
    <w:p w14:paraId="3ADAA34C" w14:textId="77777777" w:rsidR="00C76803" w:rsidRDefault="009476B2">
      <w:pPr>
        <w:spacing w:before="80" w:after="80"/>
      </w:pPr>
      <w:r>
        <w:rPr>
          <w:rFonts w:ascii="Consolas" w:eastAsia="Consolas" w:hAnsi="Consolas" w:cs="Consolas"/>
          <w:sz w:val="20"/>
          <w:szCs w:val="20"/>
        </w:rPr>
        <w:t xml:space="preserve">  </w:t>
      </w:r>
      <w:proofErr w:type="gramStart"/>
      <w:r>
        <w:rPr>
          <w:rFonts w:ascii="Consolas" w:eastAsia="Consolas" w:hAnsi="Consolas" w:cs="Consolas"/>
          <w:sz w:val="20"/>
          <w:szCs w:val="20"/>
        </w:rPr>
        <w:t>Conv1D(</w:t>
      </w:r>
      <w:proofErr w:type="gramEnd"/>
      <w:r>
        <w:rPr>
          <w:rFonts w:ascii="Consolas" w:eastAsia="Consolas" w:hAnsi="Consolas" w:cs="Consolas"/>
          <w:sz w:val="20"/>
          <w:szCs w:val="20"/>
        </w:rPr>
        <w:t xml:space="preserve">32, k=15, s=3, </w:t>
      </w:r>
      <w:proofErr w:type="spellStart"/>
      <w:r>
        <w:rPr>
          <w:rFonts w:ascii="Consolas" w:eastAsia="Consolas" w:hAnsi="Consolas" w:cs="Consolas"/>
          <w:sz w:val="20"/>
          <w:szCs w:val="20"/>
        </w:rPr>
        <w:t>ReLU</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MaxPool</w:t>
      </w:r>
      <w:proofErr w:type="spellEnd"/>
      <w:r>
        <w:rPr>
          <w:rFonts w:ascii="Consolas" w:eastAsia="Consolas" w:hAnsi="Consolas" w:cs="Consolas"/>
          <w:sz w:val="20"/>
          <w:szCs w:val="20"/>
        </w:rPr>
        <w:t>(2)</w:t>
      </w:r>
    </w:p>
    <w:p w14:paraId="70B7792B" w14:textId="77777777" w:rsidR="00C76803" w:rsidRDefault="009476B2">
      <w:pPr>
        <w:spacing w:before="80" w:after="80"/>
      </w:pPr>
      <w:r>
        <w:rPr>
          <w:rFonts w:ascii="Consolas" w:eastAsia="Consolas" w:hAnsi="Consolas" w:cs="Consolas"/>
          <w:sz w:val="20"/>
          <w:szCs w:val="20"/>
        </w:rPr>
        <w:t xml:space="preserve">  </w:t>
      </w:r>
      <w:proofErr w:type="gramStart"/>
      <w:r>
        <w:rPr>
          <w:rFonts w:ascii="Consolas" w:eastAsia="Consolas" w:hAnsi="Consolas" w:cs="Consolas"/>
          <w:sz w:val="20"/>
          <w:szCs w:val="20"/>
        </w:rPr>
        <w:t>Conv1D(</w:t>
      </w:r>
      <w:proofErr w:type="gramEnd"/>
      <w:r>
        <w:rPr>
          <w:rFonts w:ascii="Consolas" w:eastAsia="Consolas" w:hAnsi="Consolas" w:cs="Consolas"/>
          <w:sz w:val="20"/>
          <w:szCs w:val="20"/>
        </w:rPr>
        <w:t xml:space="preserve">64, k=7,  s=1, </w:t>
      </w:r>
      <w:proofErr w:type="spellStart"/>
      <w:r>
        <w:rPr>
          <w:rFonts w:ascii="Consolas" w:eastAsia="Consolas" w:hAnsi="Consolas" w:cs="Consolas"/>
          <w:sz w:val="20"/>
          <w:szCs w:val="20"/>
        </w:rPr>
        <w:t>ReLU</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GlobalAvgPool</w:t>
      </w:r>
      <w:proofErr w:type="spellEnd"/>
    </w:p>
    <w:p w14:paraId="49B0494D" w14:textId="77777777" w:rsidR="00C76803" w:rsidRDefault="00C76803">
      <w:pPr>
        <w:spacing w:before="80" w:after="80"/>
      </w:pPr>
    </w:p>
    <w:p w14:paraId="0AF8F15B" w14:textId="77777777" w:rsidR="00C76803" w:rsidRDefault="009476B2">
      <w:pPr>
        <w:spacing w:before="80" w:after="80"/>
      </w:pPr>
      <w:r>
        <w:rPr>
          <w:rFonts w:ascii="Consolas" w:eastAsia="Consolas" w:hAnsi="Consolas" w:cs="Consolas"/>
          <w:sz w:val="20"/>
          <w:szCs w:val="20"/>
        </w:rPr>
        <w:t xml:space="preserve">INPUT </w:t>
      </w:r>
      <w:proofErr w:type="gramStart"/>
      <w:r>
        <w:rPr>
          <w:rFonts w:ascii="Consolas" w:eastAsia="Consolas" w:hAnsi="Consolas" w:cs="Consolas"/>
          <w:sz w:val="20"/>
          <w:szCs w:val="20"/>
        </w:rPr>
        <w:t>COVARIATES  shape</w:t>
      </w:r>
      <w:proofErr w:type="gramEnd"/>
      <w:r>
        <w:rPr>
          <w:rFonts w:ascii="Consolas" w:eastAsia="Consolas" w:hAnsi="Consolas" w:cs="Consolas"/>
          <w:sz w:val="20"/>
          <w:szCs w:val="20"/>
        </w:rPr>
        <w:t xml:space="preserve"> (~25,)           # static patient features</w:t>
      </w:r>
    </w:p>
    <w:p w14:paraId="0B4FF67F" w14:textId="77777777" w:rsidR="00C76803" w:rsidRDefault="009476B2">
      <w:pPr>
        <w:spacing w:before="80" w:after="80"/>
      </w:pPr>
      <w:r>
        <w:rPr>
          <w:rFonts w:ascii="Consolas" w:eastAsia="Consolas" w:hAnsi="Consolas" w:cs="Consolas"/>
          <w:sz w:val="20"/>
          <w:szCs w:val="20"/>
        </w:rPr>
        <w:t xml:space="preserve">  </w:t>
      </w:r>
      <w:proofErr w:type="gramStart"/>
      <w:r>
        <w:rPr>
          <w:rFonts w:ascii="Consolas" w:eastAsia="Consolas" w:hAnsi="Consolas" w:cs="Consolas"/>
          <w:sz w:val="20"/>
          <w:szCs w:val="20"/>
        </w:rPr>
        <w:t>Linear(</w:t>
      </w:r>
      <w:proofErr w:type="gramEnd"/>
      <w:r>
        <w:rPr>
          <w:rFonts w:ascii="Consolas" w:eastAsia="Consolas" w:hAnsi="Consolas" w:cs="Consolas"/>
          <w:sz w:val="20"/>
          <w:szCs w:val="20"/>
        </w:rPr>
        <w:t xml:space="preserve">64, </w:t>
      </w:r>
      <w:proofErr w:type="spellStart"/>
      <w:r>
        <w:rPr>
          <w:rFonts w:ascii="Consolas" w:eastAsia="Consolas" w:hAnsi="Consolas" w:cs="Consolas"/>
          <w:sz w:val="20"/>
          <w:szCs w:val="20"/>
        </w:rPr>
        <w:t>ReLU</w:t>
      </w:r>
      <w:proofErr w:type="spellEnd"/>
      <w:r>
        <w:rPr>
          <w:rFonts w:ascii="Consolas" w:eastAsia="Consolas" w:hAnsi="Consolas" w:cs="Consolas"/>
          <w:sz w:val="20"/>
          <w:szCs w:val="20"/>
        </w:rPr>
        <w:t xml:space="preserve">) → Linear(64, </w:t>
      </w:r>
      <w:proofErr w:type="spellStart"/>
      <w:r>
        <w:rPr>
          <w:rFonts w:ascii="Consolas" w:eastAsia="Consolas" w:hAnsi="Consolas" w:cs="Consolas"/>
          <w:sz w:val="20"/>
          <w:szCs w:val="20"/>
        </w:rPr>
        <w:t>ReLU</w:t>
      </w:r>
      <w:proofErr w:type="spellEnd"/>
      <w:r>
        <w:rPr>
          <w:rFonts w:ascii="Consolas" w:eastAsia="Consolas" w:hAnsi="Consolas" w:cs="Consolas"/>
          <w:sz w:val="20"/>
          <w:szCs w:val="20"/>
        </w:rPr>
        <w:t>)</w:t>
      </w:r>
    </w:p>
    <w:p w14:paraId="15B00FBA" w14:textId="77777777" w:rsidR="00C76803" w:rsidRDefault="00C76803">
      <w:pPr>
        <w:spacing w:before="80" w:after="80"/>
      </w:pPr>
    </w:p>
    <w:p w14:paraId="1E57FEC8" w14:textId="77777777" w:rsidR="00C76803" w:rsidRDefault="009476B2">
      <w:pPr>
        <w:spacing w:before="80" w:after="80"/>
      </w:pPr>
      <w:r>
        <w:rPr>
          <w:rFonts w:ascii="Consolas" w:eastAsia="Consolas" w:hAnsi="Consolas" w:cs="Consolas"/>
          <w:sz w:val="20"/>
          <w:szCs w:val="20"/>
        </w:rPr>
        <w:lastRenderedPageBreak/>
        <w:t>FUSION</w:t>
      </w:r>
    </w:p>
    <w:p w14:paraId="30D5F894" w14:textId="77777777" w:rsidR="00C76803" w:rsidRDefault="009476B2">
      <w:pPr>
        <w:spacing w:before="80" w:after="80"/>
      </w:pPr>
      <w:r>
        <w:rPr>
          <w:rFonts w:ascii="Consolas" w:eastAsia="Consolas" w:hAnsi="Consolas" w:cs="Consolas"/>
          <w:sz w:val="20"/>
          <w:szCs w:val="20"/>
        </w:rPr>
        <w:t xml:space="preserve">  </w:t>
      </w:r>
      <w:proofErr w:type="gramStart"/>
      <w:r>
        <w:rPr>
          <w:rFonts w:ascii="Consolas" w:eastAsia="Consolas" w:hAnsi="Consolas" w:cs="Consolas"/>
          <w:sz w:val="20"/>
          <w:szCs w:val="20"/>
        </w:rPr>
        <w:t>Concatenate(</w:t>
      </w:r>
      <w:proofErr w:type="spellStart"/>
      <w:proofErr w:type="gramEnd"/>
      <w:r>
        <w:rPr>
          <w:rFonts w:ascii="Consolas" w:eastAsia="Consolas" w:hAnsi="Consolas" w:cs="Consolas"/>
          <w:sz w:val="20"/>
          <w:szCs w:val="20"/>
        </w:rPr>
        <w:t>h_w</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h_num</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h_cov</w:t>
      </w:r>
      <w:proofErr w:type="spellEnd"/>
      <w:r>
        <w:rPr>
          <w:rFonts w:ascii="Consolas" w:eastAsia="Consolas" w:hAnsi="Consolas" w:cs="Consolas"/>
          <w:sz w:val="20"/>
          <w:szCs w:val="20"/>
        </w:rPr>
        <w:t xml:space="preserve">) → Linear(128) = </w:t>
      </w:r>
      <w:proofErr w:type="spellStart"/>
      <w:r>
        <w:rPr>
          <w:rFonts w:ascii="Consolas" w:eastAsia="Consolas" w:hAnsi="Consolas" w:cs="Consolas"/>
          <w:sz w:val="20"/>
          <w:szCs w:val="20"/>
        </w:rPr>
        <w:t>z_i</w:t>
      </w:r>
      <w:proofErr w:type="spellEnd"/>
      <w:r>
        <w:rPr>
          <w:rFonts w:ascii="Consolas" w:eastAsia="Consolas" w:hAnsi="Consolas" w:cs="Consolas"/>
          <w:sz w:val="20"/>
          <w:szCs w:val="20"/>
        </w:rPr>
        <w:t>(t)</w:t>
      </w:r>
    </w:p>
    <w:p w14:paraId="1BAE08E7" w14:textId="77777777" w:rsidR="00C76803" w:rsidRDefault="00C76803">
      <w:pPr>
        <w:spacing w:before="80" w:after="80"/>
      </w:pPr>
    </w:p>
    <w:p w14:paraId="7E98562A" w14:textId="77777777" w:rsidR="00C76803" w:rsidRDefault="009476B2">
      <w:pPr>
        <w:spacing w:before="80" w:after="80"/>
      </w:pPr>
      <w:r>
        <w:rPr>
          <w:rFonts w:ascii="Consolas" w:eastAsia="Consolas" w:hAnsi="Consolas" w:cs="Consolas"/>
          <w:sz w:val="20"/>
          <w:szCs w:val="20"/>
        </w:rPr>
        <w:t xml:space="preserve">FORECASTING </w:t>
      </w:r>
      <w:proofErr w:type="gramStart"/>
      <w:r>
        <w:rPr>
          <w:rFonts w:ascii="Consolas" w:eastAsia="Consolas" w:hAnsi="Consolas" w:cs="Consolas"/>
          <w:sz w:val="20"/>
          <w:szCs w:val="20"/>
        </w:rPr>
        <w:t xml:space="preserve">HEAD  </w:t>
      </w:r>
      <w:proofErr w:type="spellStart"/>
      <w:r>
        <w:rPr>
          <w:rFonts w:ascii="Consolas" w:eastAsia="Consolas" w:hAnsi="Consolas" w:cs="Consolas"/>
          <w:sz w:val="20"/>
          <w:szCs w:val="20"/>
        </w:rPr>
        <w:t>g</w:t>
      </w:r>
      <w:proofErr w:type="gramEnd"/>
      <w:r>
        <w:rPr>
          <w:rFonts w:ascii="Consolas" w:eastAsia="Consolas" w:hAnsi="Consolas" w:cs="Consolas"/>
          <w:sz w:val="20"/>
          <w:szCs w:val="20"/>
        </w:rPr>
        <w:t>_φ</w:t>
      </w:r>
      <w:proofErr w:type="spellEnd"/>
    </w:p>
    <w:p w14:paraId="352E77B4" w14:textId="77777777" w:rsidR="00C76803" w:rsidRDefault="009476B2">
      <w:pPr>
        <w:spacing w:before="80" w:after="80"/>
      </w:pPr>
      <w:r>
        <w:rPr>
          <w:rFonts w:ascii="Consolas" w:eastAsia="Consolas" w:hAnsi="Consolas" w:cs="Consolas"/>
          <w:sz w:val="20"/>
          <w:szCs w:val="20"/>
        </w:rPr>
        <w:t xml:space="preserve">  </w:t>
      </w:r>
      <w:proofErr w:type="gramStart"/>
      <w:r>
        <w:rPr>
          <w:rFonts w:ascii="Consolas" w:eastAsia="Consolas" w:hAnsi="Consolas" w:cs="Consolas"/>
          <w:sz w:val="20"/>
          <w:szCs w:val="20"/>
        </w:rPr>
        <w:t>z</w:t>
      </w:r>
      <w:proofErr w:type="gramEnd"/>
      <w:r>
        <w:rPr>
          <w:rFonts w:ascii="Consolas" w:eastAsia="Consolas" w:hAnsi="Consolas" w:cs="Consolas"/>
          <w:sz w:val="20"/>
          <w:szCs w:val="20"/>
        </w:rPr>
        <w:t xml:space="preserve"> → Linear(64, </w:t>
      </w:r>
      <w:proofErr w:type="spellStart"/>
      <w:r>
        <w:rPr>
          <w:rFonts w:ascii="Consolas" w:eastAsia="Consolas" w:hAnsi="Consolas" w:cs="Consolas"/>
          <w:sz w:val="20"/>
          <w:szCs w:val="20"/>
        </w:rPr>
        <w:t>ReLU</w:t>
      </w:r>
      <w:proofErr w:type="spellEnd"/>
      <w:r>
        <w:rPr>
          <w:rFonts w:ascii="Consolas" w:eastAsia="Consolas" w:hAnsi="Consolas" w:cs="Consolas"/>
          <w:sz w:val="20"/>
          <w:szCs w:val="20"/>
        </w:rPr>
        <w:t>) → Linear(1) → sigmoid → ŷ</w:t>
      </w:r>
    </w:p>
    <w:p w14:paraId="52B30457" w14:textId="77777777" w:rsidR="00C76803" w:rsidRDefault="00C76803">
      <w:pPr>
        <w:spacing w:before="80" w:after="80"/>
      </w:pPr>
    </w:p>
    <w:p w14:paraId="38BA502D" w14:textId="77777777" w:rsidR="00C76803" w:rsidRDefault="009476B2">
      <w:pPr>
        <w:spacing w:before="80" w:after="80"/>
      </w:pPr>
      <w:r>
        <w:rPr>
          <w:rFonts w:ascii="Consolas" w:eastAsia="Consolas" w:hAnsi="Consolas" w:cs="Consolas"/>
          <w:sz w:val="20"/>
          <w:szCs w:val="20"/>
        </w:rPr>
        <w:t xml:space="preserve">CALIBRATION </w:t>
      </w:r>
      <w:proofErr w:type="gramStart"/>
      <w:r>
        <w:rPr>
          <w:rFonts w:ascii="Consolas" w:eastAsia="Consolas" w:hAnsi="Consolas" w:cs="Consolas"/>
          <w:sz w:val="20"/>
          <w:szCs w:val="20"/>
        </w:rPr>
        <w:t xml:space="preserve">HEAD  </w:t>
      </w:r>
      <w:proofErr w:type="spellStart"/>
      <w:r>
        <w:rPr>
          <w:rFonts w:ascii="Consolas" w:eastAsia="Consolas" w:hAnsi="Consolas" w:cs="Consolas"/>
          <w:sz w:val="20"/>
          <w:szCs w:val="20"/>
        </w:rPr>
        <w:t>h</w:t>
      </w:r>
      <w:proofErr w:type="gramEnd"/>
      <w:r>
        <w:rPr>
          <w:rFonts w:ascii="Consolas" w:eastAsia="Consolas" w:hAnsi="Consolas" w:cs="Consolas"/>
          <w:sz w:val="20"/>
          <w:szCs w:val="20"/>
        </w:rPr>
        <w:t>_ψ</w:t>
      </w:r>
      <w:proofErr w:type="spellEnd"/>
    </w:p>
    <w:p w14:paraId="5EA2AEA1" w14:textId="77777777" w:rsidR="00C76803" w:rsidRDefault="009476B2">
      <w:pPr>
        <w:spacing w:before="80" w:after="80"/>
      </w:pPr>
      <w:r>
        <w:rPr>
          <w:rFonts w:ascii="Consolas" w:eastAsia="Consolas" w:hAnsi="Consolas" w:cs="Consolas"/>
          <w:sz w:val="20"/>
          <w:szCs w:val="20"/>
        </w:rPr>
        <w:t xml:space="preserve">  </w:t>
      </w:r>
      <w:proofErr w:type="gramStart"/>
      <w:r>
        <w:rPr>
          <w:rFonts w:ascii="Consolas" w:eastAsia="Consolas" w:hAnsi="Consolas" w:cs="Consolas"/>
          <w:sz w:val="20"/>
          <w:szCs w:val="20"/>
        </w:rPr>
        <w:t>z</w:t>
      </w:r>
      <w:proofErr w:type="gramEnd"/>
      <w:r>
        <w:rPr>
          <w:rFonts w:ascii="Consolas" w:eastAsia="Consolas" w:hAnsi="Consolas" w:cs="Consolas"/>
          <w:sz w:val="20"/>
          <w:szCs w:val="20"/>
        </w:rPr>
        <w:t xml:space="preserve">, c → Linear(64, </w:t>
      </w:r>
      <w:proofErr w:type="spellStart"/>
      <w:r>
        <w:rPr>
          <w:rFonts w:ascii="Consolas" w:eastAsia="Consolas" w:hAnsi="Consolas" w:cs="Consolas"/>
          <w:sz w:val="20"/>
          <w:szCs w:val="20"/>
        </w:rPr>
        <w:t>ReLU</w:t>
      </w:r>
      <w:proofErr w:type="spellEnd"/>
      <w:r>
        <w:rPr>
          <w:rFonts w:ascii="Consolas" w:eastAsia="Consolas" w:hAnsi="Consolas" w:cs="Consolas"/>
          <w:sz w:val="20"/>
          <w:szCs w:val="20"/>
        </w:rPr>
        <w:t>) → Linear(</w:t>
      </w:r>
      <w:proofErr w:type="spellStart"/>
      <w:r>
        <w:rPr>
          <w:rFonts w:ascii="Consolas" w:eastAsia="Consolas" w:hAnsi="Consolas" w:cs="Consolas"/>
          <w:sz w:val="20"/>
          <w:szCs w:val="20"/>
        </w:rPr>
        <w:t>d_pkpd</w:t>
      </w:r>
      <w:proofErr w:type="spellEnd"/>
      <w:r>
        <w:rPr>
          <w:rFonts w:ascii="Consolas" w:eastAsia="Consolas" w:hAnsi="Consolas" w:cs="Consolas"/>
          <w:sz w:val="20"/>
          <w:szCs w:val="20"/>
        </w:rPr>
        <w:t>) = δ</w:t>
      </w:r>
    </w:p>
    <w:p w14:paraId="22123FFD" w14:textId="77777777" w:rsidR="00C76803" w:rsidRDefault="00C76803"/>
    <w:p w14:paraId="312D9D29" w14:textId="77777777" w:rsidR="00C76803" w:rsidRDefault="009476B2">
      <w:pPr>
        <w:spacing w:after="160" w:line="320" w:lineRule="auto"/>
        <w:jc w:val="both"/>
      </w:pPr>
      <w:r>
        <w:t xml:space="preserve">This architecture follows the hybrid CNN-RNN-tabular pattern that has been shown by </w:t>
      </w:r>
      <w:proofErr w:type="spellStart"/>
      <w:r>
        <w:t>Roh</w:t>
      </w:r>
      <w:proofErr w:type="spellEnd"/>
      <w:r>
        <w:t xml:space="preserve"> et al. [11] and Jo et al. [10] to outperform pure-CNN baselines on </w:t>
      </w:r>
      <w:proofErr w:type="spellStart"/>
      <w:r>
        <w:t>VitalDB</w:t>
      </w:r>
      <w:proofErr w:type="spellEnd"/>
      <w:r>
        <w:t xml:space="preserve">. The choice of GRU over LSTM is on the basis of fewer parameters and equivalent reported performance on </w:t>
      </w:r>
      <w:proofErr w:type="spellStart"/>
      <w:r>
        <w:t>biosignal</w:t>
      </w:r>
      <w:proofErr w:type="spellEnd"/>
      <w:r>
        <w:t xml:space="preserve"> time series in the literature reviewed in Section 2.4.2. The dimension of the calibration head's output, </w:t>
      </w:r>
      <w:proofErr w:type="spellStart"/>
      <w:r>
        <w:t>d_pkpd</w:t>
      </w:r>
      <w:proofErr w:type="spellEnd"/>
      <w:r>
        <w:t xml:space="preserve">, is determined by the number of PKPD parameters being personalized; in the current design this is six (a multiplicative perturbation on each of V1, V2, V3, k_e0 for </w:t>
      </w:r>
      <w:proofErr w:type="spellStart"/>
      <w:r>
        <w:t>propofol</w:t>
      </w:r>
      <w:proofErr w:type="spellEnd"/>
      <w:r>
        <w:t xml:space="preserve">, plus EC50 and slope for the </w:t>
      </w:r>
      <w:proofErr w:type="spellStart"/>
      <w:r>
        <w:t>propofol</w:t>
      </w:r>
      <w:proofErr w:type="spellEnd"/>
      <w:r>
        <w:t>-on-MAP effect). Future work could extend this to include vasopressor parameters.</w:t>
      </w:r>
    </w:p>
    <w:p w14:paraId="3DF2F5FA" w14:textId="77777777" w:rsidR="00C76803" w:rsidRPr="00403285" w:rsidRDefault="009476B2">
      <w:pPr>
        <w:pStyle w:val="Heading3"/>
        <w:rPr>
          <w:i w:val="0"/>
        </w:rPr>
      </w:pPr>
      <w:proofErr w:type="gramStart"/>
      <w:r w:rsidRPr="00403285">
        <w:rPr>
          <w:i w:val="0"/>
        </w:rPr>
        <w:t>3.5.2  Training</w:t>
      </w:r>
      <w:proofErr w:type="gramEnd"/>
      <w:r w:rsidRPr="00403285">
        <w:rPr>
          <w:i w:val="0"/>
        </w:rPr>
        <w:t xml:space="preserve"> objectives</w:t>
      </w:r>
    </w:p>
    <w:p w14:paraId="2CD3479F" w14:textId="77777777" w:rsidR="00C76803" w:rsidRDefault="009476B2">
      <w:pPr>
        <w:spacing w:after="160" w:line="320" w:lineRule="auto"/>
        <w:jc w:val="both"/>
      </w:pPr>
      <w:r>
        <w:t>The network is trained against a composite objective that combines four pressures simultaneously. The first pressure rewards the forecasting head for correctly distinguishing patients who will develop hypotension from those who will not. This is the standard discrimination objective and is the same one that all of the prior systems reviewed in Chapter 2 used as their primary training target. Because hypotensive segments are rare (typically only five to ten percent of training samples are positive), the discrimination objective is weighted in a way that focuses learning on the harder cases — borderline samples and missed predictions — rather than allowing the network to achieve good aggregate performance simply by labeling everything as negative.</w:t>
      </w:r>
    </w:p>
    <w:p w14:paraId="406F6365" w14:textId="77777777" w:rsidR="00C76803" w:rsidRDefault="009476B2">
      <w:pPr>
        <w:spacing w:after="160" w:line="320" w:lineRule="auto"/>
        <w:jc w:val="both"/>
      </w:pPr>
      <w:r>
        <w:t>The second pressure rewards the forecasting head for producing well-calibrated probabilities. A model that predicts a sixty-percent risk should, on average, be right about that risk roughly sixty percent of the time. The training procedure tracks how well predicted probabilities match observed outcomes within bands (a fifteen-bin reliability check), and penalizes the network whenever the predicted confidence drifts away from the empirical event frequency. This calibration pressure is essential because the simulation layer downstream of the forecasting head needs to compare risk trajectories under different intervention scenarios, and that comparison only makes sense if the underlying probabilities are calibrated.</w:t>
      </w:r>
    </w:p>
    <w:p w14:paraId="0C450238" w14:textId="77777777" w:rsidR="00C76803" w:rsidRDefault="009476B2">
      <w:pPr>
        <w:spacing w:after="160" w:line="320" w:lineRule="auto"/>
        <w:jc w:val="both"/>
      </w:pPr>
      <w:r>
        <w:lastRenderedPageBreak/>
        <w:t>The third pressure shapes the calibration head. For each patient, the system has access to the true intraoperative MAP trajectory; it can therefore check whether the mechanistic engine, configured with the per-patient parameter adjustments produced by the calibration head, would have predicted that observed trajectory accurately. If the mechanistic engine's predicted MAP at a sampled set of time points within the patient's history is far from the actual measured MAP, the calibration head is penalized; if it is close, the calibration head is rewarded. This pressure is what gives the calibration head a meaningful supervisory signal: it is being trained to produce parameter adjustments that genuinely make the mechanistic engine more accurate, not just to produce arbitrary numbers.</w:t>
      </w:r>
    </w:p>
    <w:p w14:paraId="4E72E0BB" w14:textId="77777777" w:rsidR="00C76803" w:rsidRDefault="009476B2">
      <w:pPr>
        <w:spacing w:after="160" w:line="320" w:lineRule="auto"/>
        <w:jc w:val="both"/>
      </w:pPr>
      <w:r>
        <w:t xml:space="preserve">The fourth pressure is a </w:t>
      </w:r>
      <w:proofErr w:type="spellStart"/>
      <w:r>
        <w:t>regularizer</w:t>
      </w:r>
      <w:proofErr w:type="spellEnd"/>
      <w:r>
        <w:t xml:space="preserve"> that discourages the calibration head from producing very large parameter adjustments. The implicit assumption is that the population parameters are usually approximately correct and that per-patient deviations from them should be modest. Without this </w:t>
      </w:r>
      <w:proofErr w:type="spellStart"/>
      <w:r>
        <w:t>regularizer</w:t>
      </w:r>
      <w:proofErr w:type="spellEnd"/>
      <w:r>
        <w:t xml:space="preserve">, the calibration head could </w:t>
      </w:r>
      <w:proofErr w:type="spellStart"/>
      <w:r>
        <w:t>overfit</w:t>
      </w:r>
      <w:proofErr w:type="spellEnd"/>
      <w:r>
        <w:t xml:space="preserve"> to noise in the early intraoperative observations and produce wild parameter swings that would degrade rather than improve the simulation. The relative weights of these four pressures are tuned on the validation set; reasonable defaults are used for initial training and refined empirically.</w:t>
      </w:r>
    </w:p>
    <w:p w14:paraId="28243D3A" w14:textId="77777777" w:rsidR="00C76803" w:rsidRDefault="009476B2">
      <w:pPr>
        <w:spacing w:after="160" w:line="320" w:lineRule="auto"/>
        <w:jc w:val="both"/>
      </w:pPr>
      <w:r>
        <w:t xml:space="preserve">Two further design choices deserve explanation. First, the calibration pressure is a soft preference rather than a hard constraint; the network is encouraged to produce calibrated probabilities but is not forced to. The reason for this is that hard calibration adjustments applied after training (such as Platt scaling) decouple the calibration from the discrimination training and have been shown in the broader machine learning literature to produce worse joint performance than learning calibration jointly with discrimination. Second, the supervisory signal for the calibration head is computed against observed MAP rather than against derived clinical concepts such as predicted hypotension events, so that the calibration head's training signal is grounded in directly measured physiology rather than in labels that were themselves constructed by </w:t>
      </w:r>
      <w:proofErr w:type="spellStart"/>
      <w:r>
        <w:t>thresholding</w:t>
      </w:r>
      <w:proofErr w:type="spellEnd"/>
      <w:r>
        <w:t xml:space="preserve"> the same physiology. This decoupling means that the calibration head cannot learn to reproduce the forecasting head's decisions in a way that would inflate apparent agreement; the two heads are trained against orthogonal supervisory signals and their agreement on any particular patient is therefore meaningful evidence of agreement rather than an artifact of shared training data.</w:t>
      </w:r>
    </w:p>
    <w:p w14:paraId="114DA500" w14:textId="77777777" w:rsidR="00C76803" w:rsidRPr="00403285" w:rsidRDefault="009476B2">
      <w:pPr>
        <w:pStyle w:val="Heading3"/>
        <w:rPr>
          <w:i w:val="0"/>
        </w:rPr>
      </w:pPr>
      <w:proofErr w:type="gramStart"/>
      <w:r w:rsidRPr="00403285">
        <w:rPr>
          <w:i w:val="0"/>
        </w:rPr>
        <w:t>3.5.3  Optimization</w:t>
      </w:r>
      <w:proofErr w:type="gramEnd"/>
      <w:r w:rsidRPr="00403285">
        <w:rPr>
          <w:i w:val="0"/>
        </w:rPr>
        <w:t xml:space="preserve"> and training schedule</w:t>
      </w:r>
    </w:p>
    <w:p w14:paraId="6ABFBD0D" w14:textId="77777777" w:rsidR="00C76803" w:rsidRDefault="009476B2">
      <w:pPr>
        <w:spacing w:after="160" w:line="320" w:lineRule="auto"/>
        <w:jc w:val="both"/>
      </w:pPr>
      <w:r>
        <w:t>The model is trained with the Adam optimizer [87] with initial learning rate 10⁻³, β_1 = 0.9, β_2 = 0.999, and weight decay 10⁻⁵. The learning rate is reduced by a factor of 0.5 when the validation loss fails to improve for three consecutive epochs (</w:t>
      </w:r>
      <w:proofErr w:type="spellStart"/>
      <w:r>
        <w:t>ReduceLROnPlateau</w:t>
      </w:r>
      <w:proofErr w:type="spellEnd"/>
      <w:r>
        <w:t xml:space="preserve">). </w:t>
      </w:r>
      <w:proofErr w:type="spellStart"/>
      <w:r>
        <w:t>Minibatches</w:t>
      </w:r>
      <w:proofErr w:type="spellEnd"/>
      <w:r>
        <w:t xml:space="preserve"> contain 64 </w:t>
      </w:r>
      <w:r>
        <w:lastRenderedPageBreak/>
        <w:t>segments. To prevent any single case from dominating training, segments are sampled with a per-case cap (no more than 50 segments per case per epoch). Training proceeds for up to 100 epochs with early stopping triggered if validation loss fails to improve for ten consecutive epochs. Mixed-precision training is used to fit the model on a single consumer GPU (RTX 4070 or equivalent, 12 GB VRAM).</w:t>
      </w:r>
    </w:p>
    <w:p w14:paraId="58C48392" w14:textId="77777777" w:rsidR="00C76803" w:rsidRPr="00403285" w:rsidRDefault="009476B2">
      <w:pPr>
        <w:pStyle w:val="Heading3"/>
        <w:rPr>
          <w:i w:val="0"/>
        </w:rPr>
      </w:pPr>
      <w:proofErr w:type="gramStart"/>
      <w:r w:rsidRPr="00403285">
        <w:rPr>
          <w:i w:val="0"/>
        </w:rPr>
        <w:t>3.5.4  Class</w:t>
      </w:r>
      <w:proofErr w:type="gramEnd"/>
      <w:r w:rsidRPr="00403285">
        <w:rPr>
          <w:i w:val="0"/>
        </w:rPr>
        <w:t xml:space="preserve"> imbalance handling</w:t>
      </w:r>
    </w:p>
    <w:p w14:paraId="05F86ECE" w14:textId="77777777" w:rsidR="00C76803" w:rsidRDefault="009476B2">
      <w:pPr>
        <w:spacing w:after="160" w:line="320" w:lineRule="auto"/>
        <w:jc w:val="both"/>
      </w:pPr>
      <w:r>
        <w:t xml:space="preserve">Hypotension is rare on a per-segment basis, so naive </w:t>
      </w:r>
      <w:proofErr w:type="spellStart"/>
      <w:r>
        <w:t>minibatch</w:t>
      </w:r>
      <w:proofErr w:type="spellEnd"/>
      <w:r>
        <w:t xml:space="preserve"> sampling produces imbalanced batches. Three mechanisms address this. First, segments are sampled with reweighting such that each </w:t>
      </w:r>
      <w:proofErr w:type="spellStart"/>
      <w:r>
        <w:t>minibatch</w:t>
      </w:r>
      <w:proofErr w:type="spellEnd"/>
      <w:r>
        <w:t xml:space="preserve"> contains approximately 30 percent positive segments (by oversampling positives, not by </w:t>
      </w:r>
      <w:proofErr w:type="spellStart"/>
      <w:r>
        <w:t>undersampling</w:t>
      </w:r>
      <w:proofErr w:type="spellEnd"/>
      <w:r>
        <w:t xml:space="preserve"> negatives, to retain information about borderline negatives). Second, the loss function uses focal loss [35] with γ = 2 and α = 0.25. Third, classification thresholds for the operating-point evaluation are selected on the validation set rather than fixed at 0.5, so that the absolute level of the predicted probability is less sensitive to the imbalance ratio than the rank ordering.</w:t>
      </w:r>
    </w:p>
    <w:p w14:paraId="26BF847E" w14:textId="77777777" w:rsidR="00C76803" w:rsidRPr="00403285" w:rsidRDefault="009476B2">
      <w:pPr>
        <w:pStyle w:val="Heading3"/>
        <w:rPr>
          <w:i w:val="0"/>
        </w:rPr>
      </w:pPr>
      <w:proofErr w:type="gramStart"/>
      <w:r w:rsidRPr="00403285">
        <w:rPr>
          <w:i w:val="0"/>
        </w:rPr>
        <w:t>3.5.5  Joint</w:t>
      </w:r>
      <w:proofErr w:type="gramEnd"/>
      <w:r w:rsidRPr="00403285">
        <w:rPr>
          <w:i w:val="0"/>
        </w:rPr>
        <w:t xml:space="preserve"> vs. staged training</w:t>
      </w:r>
    </w:p>
    <w:p w14:paraId="1C4A9D55" w14:textId="77777777" w:rsidR="00C76803" w:rsidRDefault="009476B2">
      <w:pPr>
        <w:spacing w:after="160" w:line="320" w:lineRule="auto"/>
        <w:jc w:val="both"/>
      </w:pPr>
      <w:r>
        <w:t xml:space="preserve">The architecture supports two training regimes. In the joint regime, all three losses are summed and </w:t>
      </w:r>
      <w:proofErr w:type="spellStart"/>
      <w:r>
        <w:t>backpropagated</w:t>
      </w:r>
      <w:proofErr w:type="spellEnd"/>
      <w:r>
        <w:t xml:space="preserve"> together, so that the encoder is shaped simultaneously by the forecasting and calibration objectives. In the staged regime, the encoder and forecasting head are trained first to convergence using L_BCE plus </w:t>
      </w:r>
      <w:proofErr w:type="spellStart"/>
      <w:r>
        <w:t>L_cal</w:t>
      </w:r>
      <w:proofErr w:type="spellEnd"/>
      <w:r>
        <w:t xml:space="preserve">; the encoder is then frozen and the calibration head alone is trained using </w:t>
      </w:r>
      <w:proofErr w:type="spellStart"/>
      <w:r>
        <w:t>L_pkpd</w:t>
      </w:r>
      <w:proofErr w:type="spellEnd"/>
      <w:r>
        <w:t xml:space="preserve"> plus the regularization term. Joint training is the primary regime evaluated; staged training is used as a baseline to test whether joint training improves either task.</w:t>
      </w:r>
    </w:p>
    <w:p w14:paraId="75828B42" w14:textId="77777777" w:rsidR="00C76803" w:rsidRDefault="009476B2">
      <w:pPr>
        <w:pStyle w:val="Heading2"/>
      </w:pPr>
      <w:proofErr w:type="gramStart"/>
      <w:r>
        <w:t>3.6  Mechanistic</w:t>
      </w:r>
      <w:proofErr w:type="gramEnd"/>
      <w:r>
        <w:t xml:space="preserve"> Pharmacokinetic-</w:t>
      </w:r>
      <w:proofErr w:type="spellStart"/>
      <w:r>
        <w:t>Pharmacodynamic</w:t>
      </w:r>
      <w:proofErr w:type="spellEnd"/>
      <w:r>
        <w:t xml:space="preserve"> Engine</w:t>
      </w:r>
    </w:p>
    <w:p w14:paraId="2C256AD3" w14:textId="77777777" w:rsidR="00C76803" w:rsidRPr="00403285" w:rsidRDefault="009476B2">
      <w:pPr>
        <w:pStyle w:val="Heading3"/>
        <w:rPr>
          <w:i w:val="0"/>
          <w:sz w:val="28"/>
          <w:szCs w:val="28"/>
        </w:rPr>
      </w:pPr>
      <w:proofErr w:type="gramStart"/>
      <w:r w:rsidRPr="00403285">
        <w:rPr>
          <w:i w:val="0"/>
          <w:sz w:val="28"/>
          <w:szCs w:val="28"/>
        </w:rPr>
        <w:t>3.6.1  How</w:t>
      </w:r>
      <w:proofErr w:type="gramEnd"/>
      <w:r w:rsidRPr="00403285">
        <w:rPr>
          <w:i w:val="0"/>
          <w:sz w:val="28"/>
          <w:szCs w:val="28"/>
        </w:rPr>
        <w:t xml:space="preserve"> the body distributes the drug</w:t>
      </w:r>
    </w:p>
    <w:p w14:paraId="327FE045" w14:textId="77777777" w:rsidR="00C76803" w:rsidRDefault="009476B2">
      <w:pPr>
        <w:spacing w:after="160" w:line="320" w:lineRule="auto"/>
        <w:jc w:val="both"/>
      </w:pPr>
      <w:r>
        <w:t xml:space="preserve">The mechanistic engine is the part of the digital twin that simulates how an intravenous drug travels through the patient's body and how that drug eventually affects blood pressure. The substrate for the </w:t>
      </w:r>
      <w:proofErr w:type="spellStart"/>
      <w:r>
        <w:t>propofol</w:t>
      </w:r>
      <w:proofErr w:type="spellEnd"/>
      <w:r>
        <w:t xml:space="preserve"> arm of the engine is the </w:t>
      </w:r>
      <w:proofErr w:type="spellStart"/>
      <w:r>
        <w:t>Eleveld</w:t>
      </w:r>
      <w:proofErr w:type="spellEnd"/>
      <w:r>
        <w:t xml:space="preserve"> 2018 formulation [26], which represents the body as a small number of well-mixed compartments connected by first-order transfer rates. Three compartments capture the body's tissues — the central plasma compartment (where the drug enters and is sampled), a shallow peripheral compartment representing rapidly equilibrating tissues such as muscle, and a deep peripheral compartment representing slowly equilibrating tissues such as fat. A fourth, virtual compartment is added to represent the effect site, which captures the temporal lag between the drug appearing in plasma and the drug actually producing a clinical effect.</w:t>
      </w:r>
    </w:p>
    <w:p w14:paraId="6ECB72B5" w14:textId="77777777" w:rsidR="00C76803" w:rsidRDefault="009476B2">
      <w:pPr>
        <w:spacing w:after="160" w:line="320" w:lineRule="auto"/>
        <w:jc w:val="both"/>
      </w:pPr>
      <w:r>
        <w:lastRenderedPageBreak/>
        <w:t xml:space="preserve">Conceptually, when </w:t>
      </w:r>
      <w:proofErr w:type="spellStart"/>
      <w:r>
        <w:t>propofol</w:t>
      </w:r>
      <w:proofErr w:type="spellEnd"/>
      <w:r>
        <w:t xml:space="preserve"> is infused, it first enters the central compartment. From there, it can either be cleared from the body or move into one of the peripheral compartments, where it accumulates and eventually returns to plasma as the central compartment empties. The deep compartment is the slowest to equilibrate; this is why anesthetic effects can persist long after the infusion stops, particularly in patients with high body fat. The effect-site compartment is conceptually decoupled from the volume of the brain itself; it is a mathematical device that captures the observation that clinical effect lags plasma concentration by roughly a minute, and the rate at which the effect site equilibrates with plasma is one of the parameters the model must specify.</w:t>
      </w:r>
    </w:p>
    <w:p w14:paraId="0DFC7A13" w14:textId="77777777" w:rsidR="00C76803" w:rsidRDefault="009476B2">
      <w:pPr>
        <w:spacing w:after="160" w:line="320" w:lineRule="auto"/>
        <w:jc w:val="both"/>
      </w:pPr>
      <w:r>
        <w:t xml:space="preserve">The </w:t>
      </w:r>
      <w:proofErr w:type="spellStart"/>
      <w:r>
        <w:t>Eleveld</w:t>
      </w:r>
      <w:proofErr w:type="spellEnd"/>
      <w:r>
        <w:t xml:space="preserve"> formulation specifies the compartmental volumes, the clearances between compartments, and the effect-site equilibration rate as nonlinear functions of patient age, weight, height, sex, and presence of opioid </w:t>
      </w:r>
      <w:proofErr w:type="spellStart"/>
      <w:r>
        <w:t>coadministration</w:t>
      </w:r>
      <w:proofErr w:type="spellEnd"/>
      <w:r>
        <w:t>. Representative nominal values for a fifty-year-old, seventy-kilogram adult are a central volume of approximately 6.3 liters, a shallow peripheral volume of approximately 25 liters, a deep peripheral volume of approximately 270 liters, a metabolic clearance of approximately 1.8 liters per minute, and an effect-site equilibration half-time of approximately five minutes. These nominal values shift systematically with patient covariates: elderly patients have lower clearances and shorter equilibration times, obese patients have larger peripheral volumes, and so on. The full set of covariate-driven adjustments is reproduced from the original publication [26] in the implementation; what matters for the present description is that the population model is non-trivial in its dependence on patient features but is, in the end, a deterministic function from a small set of covariates to a fixed parameter set.</w:t>
      </w:r>
    </w:p>
    <w:p w14:paraId="29E3E92B" w14:textId="77777777" w:rsidR="00C76803" w:rsidRPr="00403285" w:rsidRDefault="009476B2">
      <w:pPr>
        <w:pStyle w:val="Heading3"/>
        <w:rPr>
          <w:i w:val="0"/>
        </w:rPr>
      </w:pPr>
      <w:proofErr w:type="gramStart"/>
      <w:r w:rsidRPr="00403285">
        <w:rPr>
          <w:i w:val="0"/>
        </w:rPr>
        <w:t>3.6.2  How</w:t>
      </w:r>
      <w:proofErr w:type="gramEnd"/>
      <w:r w:rsidRPr="00403285">
        <w:rPr>
          <w:i w:val="0"/>
        </w:rPr>
        <w:t xml:space="preserve"> the drug affects blood pressure</w:t>
      </w:r>
    </w:p>
    <w:p w14:paraId="2774EE4A" w14:textId="77777777" w:rsidR="00C76803" w:rsidRDefault="009476B2">
      <w:pPr>
        <w:spacing w:after="160" w:line="320" w:lineRule="auto"/>
        <w:jc w:val="both"/>
      </w:pPr>
      <w:r>
        <w:t xml:space="preserve">Once the drug has reached the effect site, the next question is how it actually changes mean arterial pressure. </w:t>
      </w:r>
      <w:proofErr w:type="spellStart"/>
      <w:r>
        <w:t>Propofol's</w:t>
      </w:r>
      <w:proofErr w:type="spellEnd"/>
      <w:r>
        <w:t xml:space="preserve"> hemodynamic effect is modeled with what pharmacology calls a sigmoid </w:t>
      </w:r>
      <w:proofErr w:type="spellStart"/>
      <w:r>
        <w:t>Emax</w:t>
      </w:r>
      <w:proofErr w:type="spellEnd"/>
      <w:r>
        <w:t xml:space="preserve"> relationship: as the effect-site concentration of </w:t>
      </w:r>
      <w:proofErr w:type="spellStart"/>
      <w:r>
        <w:t>propofol</w:t>
      </w:r>
      <w:proofErr w:type="spellEnd"/>
      <w:r>
        <w:t xml:space="preserve"> rises from zero, MAP falls along an S-shaped curve that flattens out at high concentrations. The shape of this curve is governed by three parameters whose interpretations are clinical rather than abstract. The first is the patient's baseline MAP, which is the pressure the patient maintains in the absence of the drug; this is estimated from the first five minutes of stable monitoring before significant drug accumulation. The second is the maximum fractional MAP reduction the drug can produce at saturating concentrations, which has a population mean of approximately thirty percent — meaning that no amount of </w:t>
      </w:r>
      <w:proofErr w:type="spellStart"/>
      <w:r>
        <w:t>propofol</w:t>
      </w:r>
      <w:proofErr w:type="spellEnd"/>
      <w:r>
        <w:t xml:space="preserve"> should reduce MAP by more than that fraction in a typical patient. The third is the concentration at which the drug produces half its maximum effect, which has a population mean of approximately four micrograms per milliliter but varies substantially between individuals; </w:t>
      </w:r>
      <w:r>
        <w:lastRenderedPageBreak/>
        <w:t>this is the parameter that captures pharmacological sensitivity. A fourth parameter, the Hill slope, controls how steep the transition from no-effect to maximum-effect is, and its population mean is approximately 2.5.</w:t>
      </w:r>
    </w:p>
    <w:p w14:paraId="4BE6544A" w14:textId="77777777" w:rsidR="00C76803" w:rsidRDefault="009476B2">
      <w:pPr>
        <w:spacing w:after="160" w:line="320" w:lineRule="auto"/>
        <w:jc w:val="both"/>
      </w:pPr>
      <w:r>
        <w:t xml:space="preserve">On top of this deterministic curve there is a residual term that absorbs everything the simple model cannot capture: the surgical stimulation that pushes MAP up when the surgeon makes an incision, the bleeding that pushes MAP down, the fluid shifts of long abdominal cases, the hemodynamic effects of patient repositioning, and dozens of other </w:t>
      </w:r>
      <w:proofErr w:type="spellStart"/>
      <w:r>
        <w:t>unmodeled</w:t>
      </w:r>
      <w:proofErr w:type="spellEnd"/>
      <w:r>
        <w:t xml:space="preserve"> influences. This residual is treated as zero-mean noise with a case-specific variance estimated from the early intraoperative observations. It is genuinely the case that the residual sometimes dominates the deterministic prediction, particularly in major surgery, and the system honestly displays this uncertainty as a widening confidence band around the projected MAP trajectory rather than pretending the prediction is more precise than it is.</w:t>
      </w:r>
    </w:p>
    <w:p w14:paraId="5E3C78B1" w14:textId="77777777" w:rsidR="00C76803" w:rsidRPr="00403285" w:rsidRDefault="009476B2">
      <w:pPr>
        <w:pStyle w:val="Heading3"/>
        <w:rPr>
          <w:i w:val="0"/>
        </w:rPr>
      </w:pPr>
      <w:proofErr w:type="gramStart"/>
      <w:r w:rsidRPr="00403285">
        <w:rPr>
          <w:i w:val="0"/>
        </w:rPr>
        <w:t>3.6.3  Vasopressor</w:t>
      </w:r>
      <w:proofErr w:type="gramEnd"/>
      <w:r w:rsidRPr="00403285">
        <w:rPr>
          <w:i w:val="0"/>
        </w:rPr>
        <w:t xml:space="preserve"> pharmacology</w:t>
      </w:r>
    </w:p>
    <w:p w14:paraId="50EF0806" w14:textId="77777777" w:rsidR="00C76803" w:rsidRDefault="009476B2">
      <w:pPr>
        <w:spacing w:after="160" w:line="320" w:lineRule="auto"/>
        <w:jc w:val="both"/>
      </w:pPr>
      <w:r>
        <w:t xml:space="preserve">The vasopressor branch covers phenylephrine and norepinephrine. For norepinephrine, the engine uses the three-compartment pharmacokinetic model of Joachim and colleagues [29], which describes how a peripheral norepinephrine bolus moves through the body in much the same way as the </w:t>
      </w:r>
      <w:proofErr w:type="spellStart"/>
      <w:r>
        <w:t>propofol</w:t>
      </w:r>
      <w:proofErr w:type="spellEnd"/>
      <w:r>
        <w:t xml:space="preserve"> model, but on a faster time scale (peak effect within roughly seventy seconds). The </w:t>
      </w:r>
      <w:proofErr w:type="spellStart"/>
      <w:r>
        <w:t>pharmacodynamic</w:t>
      </w:r>
      <w:proofErr w:type="spellEnd"/>
      <w:r>
        <w:t xml:space="preserve"> effect of norepinephrine on MAP follows the same S-shaped sigmoid pattern as </w:t>
      </w:r>
      <w:proofErr w:type="spellStart"/>
      <w:r>
        <w:t>propofol</w:t>
      </w:r>
      <w:proofErr w:type="spellEnd"/>
      <w:r>
        <w:t xml:space="preserve">, but in the opposite direction: rising effect-site concentrations produce rising rather than falling MAP, with a maximum effect that depends on patient features such as age, body habitus, smoking history, and pre-existing hypertension. Phenylephrine, for which a fully parameterized model is not available in the same form, is approximated as a single-compartment system with a delayed sigmoid effect on MAP, with the time-to-peak and the maximum-effect parameters calibrated against bolus-response episodes extracted from the </w:t>
      </w:r>
      <w:proofErr w:type="spellStart"/>
      <w:r>
        <w:t>VitalDB</w:t>
      </w:r>
      <w:proofErr w:type="spellEnd"/>
      <w:r>
        <w:t xml:space="preserve"> cases themselves.</w:t>
      </w:r>
    </w:p>
    <w:p w14:paraId="7D13B354" w14:textId="77777777" w:rsidR="00C76803" w:rsidRDefault="009476B2">
      <w:pPr>
        <w:spacing w:after="160" w:line="320" w:lineRule="auto"/>
        <w:jc w:val="both"/>
      </w:pPr>
      <w:r>
        <w:t xml:space="preserve">This approximation is acknowledged as a limitation, and Section 2.3.4 has already discussed why the vasopressor branch operates with greater parametric uncertainty than the </w:t>
      </w:r>
      <w:proofErr w:type="spellStart"/>
      <w:r>
        <w:t>propofol</w:t>
      </w:r>
      <w:proofErr w:type="spellEnd"/>
      <w:r>
        <w:t xml:space="preserve"> branch. In practice, the simulation layer reports a wider confidence interval on vasopressor-induced MAP changes than on </w:t>
      </w:r>
      <w:proofErr w:type="spellStart"/>
      <w:r>
        <w:t>propofol</w:t>
      </w:r>
      <w:proofErr w:type="spellEnd"/>
      <w:r>
        <w:t xml:space="preserve">-induced changes, and clinician-facing outputs flag this difference explicitly. The system does not pretend to predict vasopressor responses with the precision of the </w:t>
      </w:r>
      <w:proofErr w:type="spellStart"/>
      <w:r>
        <w:t>propofol</w:t>
      </w:r>
      <w:proofErr w:type="spellEnd"/>
      <w:r>
        <w:t xml:space="preserve"> model; it presents the vasopressor projection as a scenario exploration with explicit uncertainty rather than as a sharp point estimate.</w:t>
      </w:r>
    </w:p>
    <w:p w14:paraId="77D3A5F5" w14:textId="77777777" w:rsidR="00C76803" w:rsidRPr="00403285" w:rsidRDefault="009476B2">
      <w:pPr>
        <w:pStyle w:val="Heading3"/>
        <w:rPr>
          <w:i w:val="0"/>
        </w:rPr>
      </w:pPr>
      <w:proofErr w:type="gramStart"/>
      <w:r w:rsidRPr="00403285">
        <w:rPr>
          <w:i w:val="0"/>
        </w:rPr>
        <w:t>3.6.4  Per</w:t>
      </w:r>
      <w:proofErr w:type="gramEnd"/>
      <w:r w:rsidRPr="00403285">
        <w:rPr>
          <w:i w:val="0"/>
        </w:rPr>
        <w:t>-patient parameter calibration</w:t>
      </w:r>
    </w:p>
    <w:p w14:paraId="0D929F5E" w14:textId="77777777" w:rsidR="00C76803" w:rsidRDefault="009476B2">
      <w:pPr>
        <w:spacing w:after="160" w:line="320" w:lineRule="auto"/>
        <w:jc w:val="both"/>
      </w:pPr>
      <w:r>
        <w:lastRenderedPageBreak/>
        <w:t xml:space="preserve">The mechanism by which the digital twin becomes patient-specific, rather than population-averaged, is the per-patient calibration of the pharmacological parameters. The calibration head produces a small set of patient-specific adjustments to a designated subset of population parameters: the central volume, the effect-site equilibration rate, and the half-effect concentration and slope for the </w:t>
      </w:r>
      <w:proofErr w:type="spellStart"/>
      <w:r>
        <w:t>propofol</w:t>
      </w:r>
      <w:proofErr w:type="spellEnd"/>
      <w:r>
        <w:t xml:space="preserve">-on-MAP relationship, plus analogous parameters for vasopressors. These adjustments are applied as multiplicative </w:t>
      </w:r>
      <w:proofErr w:type="spellStart"/>
      <w:r>
        <w:t>scalings</w:t>
      </w:r>
      <w:proofErr w:type="spellEnd"/>
      <w:r>
        <w:t xml:space="preserve"> rather than additive shifts, so that, for example, a patient might be assigned a central volume that is fifteen percent smaller than the population mean rather than a central volume that is one liter smaller. Multiplicative scaling preserves the natural positivity of physiological parameters (none can become negative) and is consistent with the log-normal residual distributions reported in the population pharmacology literature.</w:t>
      </w:r>
    </w:p>
    <w:p w14:paraId="4CF89A43" w14:textId="77777777" w:rsidR="00C76803" w:rsidRDefault="009476B2">
      <w:pPr>
        <w:spacing w:after="160" w:line="320" w:lineRule="auto"/>
        <w:jc w:val="both"/>
      </w:pPr>
      <w:r>
        <w:t>Calibration uses a hybrid offline-online procedure. Offline, the calibration head is trained jointly with the encoder and forecasting head over the full training cohort, so that the head learns a general mapping from the encoder's state vector and the patient's covariates to a useful set of parameter adjustments. Online, during simulation in a particular case, the calibration head is evaluated at each time step using the most recent state vector, so that the parameter adjustments update dynamically as more of the patient's response becomes observable. This online updating is the mechanism by which the twin becomes increasingly patient-specific as the operation progresses, in contrast to a population-only model whose parameters are fixed at induction.</w:t>
      </w:r>
    </w:p>
    <w:p w14:paraId="7842D042" w14:textId="77777777" w:rsidR="00C76803" w:rsidRDefault="009476B2">
      <w:pPr>
        <w:spacing w:after="160" w:line="320" w:lineRule="auto"/>
        <w:jc w:val="both"/>
      </w:pPr>
      <w:r>
        <w:t xml:space="preserve">A subtle but important question in this design is parameter </w:t>
      </w:r>
      <w:proofErr w:type="spellStart"/>
      <w:r>
        <w:t>identifiability</w:t>
      </w:r>
      <w:proofErr w:type="spellEnd"/>
      <w:r>
        <w:t xml:space="preserve">: given only the patient's observed </w:t>
      </w:r>
      <w:proofErr w:type="spellStart"/>
      <w:r>
        <w:t>biosignals</w:t>
      </w:r>
      <w:proofErr w:type="spellEnd"/>
      <w:r>
        <w:t xml:space="preserve"> and intervention history, can the calibration head actually distinguish between, say, a patient with a smaller central volume (which would produce a faster rise in plasma </w:t>
      </w:r>
      <w:proofErr w:type="spellStart"/>
      <w:r>
        <w:t>propofol</w:t>
      </w:r>
      <w:proofErr w:type="spellEnd"/>
      <w:r>
        <w:t xml:space="preserve"> concentration after a bolus) and a patient with a larger maximum effect (which would produce a deeper MAP drop at the same plasma concentration)? In general the answer is no: these two parameters are partially confounded in a single observed MAP trajectory, which is why no naive least-squares fit on per-patient data can recover all the parameters of the population pharmacological model from a single patient's history. The calibration head sidesteps this </w:t>
      </w:r>
      <w:proofErr w:type="spellStart"/>
      <w:r>
        <w:t>identifiability</w:t>
      </w:r>
      <w:proofErr w:type="spellEnd"/>
      <w:r>
        <w:t xml:space="preserve"> problem by learning, across the training population, which parameter adjustments are most useful for reducing prediction error in patients similar to the one currently being observed; in other words, the head learns a regularized inverse problem with an empirical prior, rather than attempting an </w:t>
      </w:r>
      <w:proofErr w:type="spellStart"/>
      <w:r>
        <w:t>unregularized</w:t>
      </w:r>
      <w:proofErr w:type="spellEnd"/>
      <w:r>
        <w:t xml:space="preserve"> maximum-likelihood fit. The cost is that the calibration head's adjustments may not be physiologically interpretable in isolation; they are useful for reducing prediction error, but they should not be over-interpreted as a clinically meaningful claim that, for example, this patient has a fifteen-percent-larger central volume than average. This caveat is </w:t>
      </w:r>
      <w:r>
        <w:lastRenderedPageBreak/>
        <w:t>acknowledged in Section 3.10 and is reflected in the way the calibration is exposed to the user: as a confidence band on the MAP projection, not as a list of personalized parameter values.</w:t>
      </w:r>
    </w:p>
    <w:p w14:paraId="363C5E9A" w14:textId="77777777" w:rsidR="00C76803" w:rsidRPr="00403285" w:rsidRDefault="009476B2">
      <w:pPr>
        <w:pStyle w:val="Heading3"/>
        <w:rPr>
          <w:i w:val="0"/>
        </w:rPr>
      </w:pPr>
      <w:proofErr w:type="gramStart"/>
      <w:r w:rsidRPr="00403285">
        <w:rPr>
          <w:i w:val="0"/>
        </w:rPr>
        <w:t>3.6.5  Numerical</w:t>
      </w:r>
      <w:proofErr w:type="gramEnd"/>
      <w:r w:rsidRPr="00403285">
        <w:rPr>
          <w:i w:val="0"/>
        </w:rPr>
        <w:t xml:space="preserve"> integration</w:t>
      </w:r>
    </w:p>
    <w:p w14:paraId="4505FFB4" w14:textId="77777777" w:rsidR="00C76803" w:rsidRDefault="009476B2">
      <w:pPr>
        <w:spacing w:after="160" w:line="320" w:lineRule="auto"/>
        <w:jc w:val="both"/>
      </w:pPr>
      <w:r>
        <w:t xml:space="preserve">The differential equation system is integrated using the </w:t>
      </w:r>
      <w:proofErr w:type="spellStart"/>
      <w:r>
        <w:t>SciPy</w:t>
      </w:r>
      <w:proofErr w:type="spellEnd"/>
      <w:r>
        <w:t xml:space="preserve"> [91] implementation of the LSODA solver [92], which adaptively switches between stiff and non-stiff methods. The time step is adaptive but capped at one second of simulated time, which is well within the relevant time scales (the fastest dynamics in the </w:t>
      </w:r>
      <w:proofErr w:type="spellStart"/>
      <w:r>
        <w:t>propofol</w:t>
      </w:r>
      <w:proofErr w:type="spellEnd"/>
      <w:r>
        <w:t xml:space="preserve"> PKPD system have a half-time of approximately one minute). For real-time simulation during a what-if query, the integrator is initialized from the patient's current observed state and integrated forward for the simulation horizon H. A typical query (one drug, ten-minute horizon, one-second resolution) executes in under a hundred milliseconds on a CPU, well within the latency budget for clinical decision support.</w:t>
      </w:r>
    </w:p>
    <w:p w14:paraId="122F7A5B" w14:textId="77777777" w:rsidR="00C76803" w:rsidRPr="00D650D4" w:rsidRDefault="009476B2">
      <w:pPr>
        <w:pStyle w:val="Heading3"/>
        <w:rPr>
          <w:i w:val="0"/>
        </w:rPr>
      </w:pPr>
      <w:proofErr w:type="gramStart"/>
      <w:r w:rsidRPr="00D650D4">
        <w:rPr>
          <w:i w:val="0"/>
        </w:rPr>
        <w:t>3.6.6  Uncertainty</w:t>
      </w:r>
      <w:proofErr w:type="gramEnd"/>
      <w:r w:rsidRPr="00D650D4">
        <w:rPr>
          <w:i w:val="0"/>
        </w:rPr>
        <w:t xml:space="preserve"> quantification</w:t>
      </w:r>
    </w:p>
    <w:p w14:paraId="42759FFE" w14:textId="77777777" w:rsidR="00C76803" w:rsidRDefault="009476B2">
      <w:pPr>
        <w:spacing w:after="160" w:line="320" w:lineRule="auto"/>
        <w:jc w:val="both"/>
      </w:pPr>
      <w:r>
        <w:t xml:space="preserve">Every quantity returned by the mechanistic engine is paired with a confidence interval, because in clinical decision support a point prediction without an uncertainty estimate is actively misleading. The confidence interval is constructed from three sources of uncertainty. First, the parameter uncertainty: the calibration head </w:t>
      </w:r>
      <w:proofErr w:type="spellStart"/>
      <w:r>
        <w:t>h_ψ</w:t>
      </w:r>
      <w:proofErr w:type="spellEnd"/>
      <w:r>
        <w:t xml:space="preserve"> produces not only the mean perturbation δ but also a per-parameter posterior standard deviation, by </w:t>
      </w:r>
      <w:proofErr w:type="spellStart"/>
      <w:r>
        <w:t>reparameterizing</w:t>
      </w:r>
      <w:proofErr w:type="spellEnd"/>
      <w:r>
        <w:t xml:space="preserve"> its output as the mean and log-variance of a Gaussian over each perturbation. Second, the residual uncertainty: the residual variance of the </w:t>
      </w:r>
      <w:proofErr w:type="spellStart"/>
      <w:r>
        <w:t>Emax</w:t>
      </w:r>
      <w:proofErr w:type="spellEnd"/>
      <w:r>
        <w:t xml:space="preserve"> model fit, estimated from the patient's first ten minutes of stable monitoring, is propagated through the forward simulation. Third, the prediction-horizon uncertainty: confidence intervals widen with τ to reflect the fact that ten-minute-ahead simulations are intrinsically less reliable than one-minute-ahead simulations, even with perfectly known parameters.</w:t>
      </w:r>
    </w:p>
    <w:p w14:paraId="3587B02F" w14:textId="77777777" w:rsidR="00C76803" w:rsidRDefault="009476B2">
      <w:pPr>
        <w:spacing w:after="160" w:line="320" w:lineRule="auto"/>
        <w:jc w:val="both"/>
      </w:pPr>
      <w:r>
        <w:t>The combined uncertainty is computed by Monte Carlo sampling from the posterior over the perturbed parameters, simulating the engine forward under each sample, and reporting the 5th, 50th, and 95th percentiles of the resulting trajectory. Two hundred Monte Carlo samples are used in the implementation; this is sufficient to estimate the 5th and 95th percentiles to within approximately ten percent precision while remaining within the sub-second latency budget on a single CPU. The clinician-facing display shows the median trajectory as a solid line and the 5th-to-95th percentile band as a shaded region, with the visual width of the band indicating the system's confidence in its own projection at each future time.</w:t>
      </w:r>
    </w:p>
    <w:p w14:paraId="317EDDE8" w14:textId="77777777" w:rsidR="00C76803" w:rsidRDefault="009476B2">
      <w:pPr>
        <w:pStyle w:val="Heading2"/>
      </w:pPr>
      <w:proofErr w:type="gramStart"/>
      <w:r>
        <w:t>3.7  Coupling</w:t>
      </w:r>
      <w:proofErr w:type="gramEnd"/>
      <w:r>
        <w:t xml:space="preserve"> and the What-If Simulation Interface</w:t>
      </w:r>
    </w:p>
    <w:p w14:paraId="6B13D729" w14:textId="77777777" w:rsidR="00C76803" w:rsidRPr="00D650D4" w:rsidRDefault="009476B2">
      <w:pPr>
        <w:pStyle w:val="Heading3"/>
        <w:rPr>
          <w:i w:val="0"/>
          <w:sz w:val="28"/>
          <w:szCs w:val="28"/>
        </w:rPr>
      </w:pPr>
      <w:proofErr w:type="gramStart"/>
      <w:r w:rsidRPr="00D650D4">
        <w:rPr>
          <w:i w:val="0"/>
          <w:sz w:val="28"/>
          <w:szCs w:val="28"/>
        </w:rPr>
        <w:lastRenderedPageBreak/>
        <w:t>3.7.1  The</w:t>
      </w:r>
      <w:proofErr w:type="gramEnd"/>
      <w:r w:rsidRPr="00D650D4">
        <w:rPr>
          <w:i w:val="0"/>
          <w:sz w:val="28"/>
          <w:szCs w:val="28"/>
        </w:rPr>
        <w:t xml:space="preserve"> shared state cycle</w:t>
      </w:r>
    </w:p>
    <w:p w14:paraId="73321D7A" w14:textId="77777777" w:rsidR="00C76803" w:rsidRDefault="009476B2">
      <w:pPr>
        <w:spacing w:after="160" w:line="320" w:lineRule="auto"/>
        <w:jc w:val="both"/>
      </w:pPr>
      <w:r>
        <w:t>At every clock tick t (set to one second in the implementation), the digital twin executes the following loop:</w:t>
      </w:r>
    </w:p>
    <w:p w14:paraId="64A1CC93" w14:textId="77777777" w:rsidR="00C76803" w:rsidRDefault="009476B2">
      <w:pPr>
        <w:spacing w:after="160" w:line="320" w:lineRule="auto"/>
        <w:jc w:val="both"/>
      </w:pPr>
      <w:r>
        <w:t xml:space="preserve">(1) Acquire the most recent waveform window </w:t>
      </w:r>
      <w:proofErr w:type="spellStart"/>
      <w:r>
        <w:t>x_</w:t>
      </w:r>
      <w:proofErr w:type="gramStart"/>
      <w:r>
        <w:t>i</w:t>
      </w:r>
      <w:proofErr w:type="spellEnd"/>
      <w:r>
        <w:t>(</w:t>
      </w:r>
      <w:proofErr w:type="gramEnd"/>
      <w:r>
        <w:t xml:space="preserve">t − T : t) and the current intervention history </w:t>
      </w:r>
      <w:proofErr w:type="spellStart"/>
      <w:r>
        <w:t>u_i</w:t>
      </w:r>
      <w:proofErr w:type="spellEnd"/>
      <w:r>
        <w:t>(t − T : t) from the data ingestion layer.</w:t>
      </w:r>
    </w:p>
    <w:p w14:paraId="2E321BF7" w14:textId="77777777" w:rsidR="00C76803" w:rsidRDefault="009476B2">
      <w:pPr>
        <w:spacing w:after="160" w:line="320" w:lineRule="auto"/>
        <w:jc w:val="both"/>
      </w:pPr>
      <w:r>
        <w:t xml:space="preserve">(2) Compute the latent state </w:t>
      </w:r>
      <w:proofErr w:type="spellStart"/>
      <w:r>
        <w:t>z_</w:t>
      </w:r>
      <w:proofErr w:type="gramStart"/>
      <w:r>
        <w:t>i</w:t>
      </w:r>
      <w:proofErr w:type="spellEnd"/>
      <w:r>
        <w:t>(</w:t>
      </w:r>
      <w:proofErr w:type="gramEnd"/>
      <w:r>
        <w:t xml:space="preserve">t) using the encoder </w:t>
      </w:r>
      <w:proofErr w:type="spellStart"/>
      <w:r>
        <w:t>f_θ</w:t>
      </w:r>
      <w:proofErr w:type="spellEnd"/>
      <w:r>
        <w:t>.</w:t>
      </w:r>
    </w:p>
    <w:p w14:paraId="5367902C" w14:textId="77777777" w:rsidR="00C76803" w:rsidRDefault="009476B2">
      <w:pPr>
        <w:spacing w:after="160" w:line="320" w:lineRule="auto"/>
        <w:jc w:val="both"/>
      </w:pPr>
      <w:r>
        <w:t xml:space="preserve">(3) Compute the immediate hypotension forecast </w:t>
      </w:r>
      <w:proofErr w:type="spellStart"/>
      <w:r>
        <w:t>ŷ_</w:t>
      </w:r>
      <w:proofErr w:type="gramStart"/>
      <w:r>
        <w:t>i</w:t>
      </w:r>
      <w:proofErr w:type="spellEnd"/>
      <w:r>
        <w:t>(</w:t>
      </w:r>
      <w:proofErr w:type="gramEnd"/>
      <w:r>
        <w:t xml:space="preserve">t) using the forecasting head </w:t>
      </w:r>
      <w:proofErr w:type="spellStart"/>
      <w:r>
        <w:t>g_φ</w:t>
      </w:r>
      <w:proofErr w:type="spellEnd"/>
      <w:r>
        <w:t>.</w:t>
      </w:r>
    </w:p>
    <w:p w14:paraId="4712BFBA" w14:textId="77777777" w:rsidR="00C76803" w:rsidRDefault="009476B2">
      <w:pPr>
        <w:spacing w:after="160" w:line="320" w:lineRule="auto"/>
        <w:jc w:val="both"/>
      </w:pPr>
      <w:r>
        <w:t xml:space="preserve">(4) Compute the patient-specific PKPD perturbation </w:t>
      </w:r>
      <w:proofErr w:type="spellStart"/>
      <w:r>
        <w:t>δ_</w:t>
      </w:r>
      <w:proofErr w:type="gramStart"/>
      <w:r>
        <w:t>i</w:t>
      </w:r>
      <w:proofErr w:type="spellEnd"/>
      <w:r>
        <w:t>(</w:t>
      </w:r>
      <w:proofErr w:type="gramEnd"/>
      <w:r>
        <w:t xml:space="preserve">t) using the calibration head </w:t>
      </w:r>
      <w:proofErr w:type="spellStart"/>
      <w:r>
        <w:t>h_ψ</w:t>
      </w:r>
      <w:proofErr w:type="spellEnd"/>
      <w:r>
        <w:t xml:space="preserve">, and update the working PKPD parameter set </w:t>
      </w:r>
      <w:proofErr w:type="spellStart"/>
      <w:r>
        <w:t>θ_i</w:t>
      </w:r>
      <w:proofErr w:type="spellEnd"/>
      <w:r>
        <w:t xml:space="preserve">(t) = </w:t>
      </w:r>
      <w:proofErr w:type="spellStart"/>
      <w:r>
        <w:t>θ_pop</w:t>
      </w:r>
      <w:proofErr w:type="spellEnd"/>
      <w:r>
        <w:t xml:space="preserve"> · </w:t>
      </w:r>
      <w:proofErr w:type="spellStart"/>
      <w:r>
        <w:t>exp</w:t>
      </w:r>
      <w:proofErr w:type="spellEnd"/>
      <w:r>
        <w:t>(</w:t>
      </w:r>
      <w:proofErr w:type="spellStart"/>
      <w:r>
        <w:t>δ_i</w:t>
      </w:r>
      <w:proofErr w:type="spellEnd"/>
      <w:r>
        <w:t>(t)).</w:t>
      </w:r>
    </w:p>
    <w:p w14:paraId="355210F2" w14:textId="77777777" w:rsidR="00C76803" w:rsidRDefault="009476B2">
      <w:pPr>
        <w:spacing w:after="160" w:line="320" w:lineRule="auto"/>
        <w:jc w:val="both"/>
      </w:pPr>
      <w:r>
        <w:t xml:space="preserve">(5) If the user has submitted a what-if query </w:t>
      </w:r>
      <w:proofErr w:type="spellStart"/>
      <w:r>
        <w:t>Δu</w:t>
      </w:r>
      <w:proofErr w:type="spellEnd"/>
      <w:r>
        <w:t xml:space="preserve">, integrate the mechanistic engine forward from the current state for H minutes using </w:t>
      </w:r>
      <w:proofErr w:type="spellStart"/>
      <w:r>
        <w:t>θ_i</w:t>
      </w:r>
      <w:proofErr w:type="spellEnd"/>
      <w:r>
        <w:t xml:space="preserve">(t) and the modified intervention history </w:t>
      </w:r>
      <w:proofErr w:type="spellStart"/>
      <w:r>
        <w:t>u_i</w:t>
      </w:r>
      <w:proofErr w:type="spellEnd"/>
      <w:r>
        <w:t xml:space="preserve"> + </w:t>
      </w:r>
      <w:proofErr w:type="spellStart"/>
      <w:r>
        <w:t>Δu</w:t>
      </w:r>
      <w:proofErr w:type="spellEnd"/>
      <w:r>
        <w:t>, producing the projected MAP trajectory M̂_</w:t>
      </w:r>
      <w:proofErr w:type="spellStart"/>
      <w:r>
        <w:t>i</w:t>
      </w:r>
      <w:proofErr w:type="spellEnd"/>
      <w:r>
        <w:t xml:space="preserve">(τ; </w:t>
      </w:r>
      <w:proofErr w:type="spellStart"/>
      <w:r>
        <w:t>Δu</w:t>
      </w:r>
      <w:proofErr w:type="spellEnd"/>
      <w:r>
        <w:t xml:space="preserve">) and the projected risk trajectory </w:t>
      </w:r>
      <w:proofErr w:type="spellStart"/>
      <w:r>
        <w:t>ŷ_i</w:t>
      </w:r>
      <w:proofErr w:type="spellEnd"/>
      <w:r>
        <w:t xml:space="preserve">(τ; </w:t>
      </w:r>
      <w:proofErr w:type="spellStart"/>
      <w:r>
        <w:t>Δu</w:t>
      </w:r>
      <w:proofErr w:type="spellEnd"/>
      <w:r>
        <w:t>).</w:t>
      </w:r>
    </w:p>
    <w:p w14:paraId="2860ED9B" w14:textId="77777777" w:rsidR="00C76803" w:rsidRDefault="009476B2">
      <w:pPr>
        <w:spacing w:after="160" w:line="320" w:lineRule="auto"/>
        <w:jc w:val="both"/>
      </w:pPr>
      <w:r>
        <w:t xml:space="preserve">(6) Display the immediate forecast </w:t>
      </w:r>
      <w:proofErr w:type="spellStart"/>
      <w:r>
        <w:t>ŷ_</w:t>
      </w:r>
      <w:proofErr w:type="gramStart"/>
      <w:r>
        <w:t>i</w:t>
      </w:r>
      <w:proofErr w:type="spellEnd"/>
      <w:r>
        <w:t>(</w:t>
      </w:r>
      <w:proofErr w:type="gramEnd"/>
      <w:r>
        <w:t>t), and any active what-if projections, in the clinician-facing interface.</w:t>
      </w:r>
    </w:p>
    <w:p w14:paraId="2988170C" w14:textId="77777777" w:rsidR="00C76803" w:rsidRPr="00D650D4" w:rsidRDefault="009476B2">
      <w:pPr>
        <w:pStyle w:val="Heading3"/>
        <w:rPr>
          <w:i w:val="0"/>
        </w:rPr>
      </w:pPr>
      <w:proofErr w:type="gramStart"/>
      <w:r w:rsidRPr="00D650D4">
        <w:rPr>
          <w:i w:val="0"/>
        </w:rPr>
        <w:t>3.7.2  Intervention</w:t>
      </w:r>
      <w:proofErr w:type="gramEnd"/>
      <w:r w:rsidRPr="00D650D4">
        <w:rPr>
          <w:i w:val="0"/>
        </w:rPr>
        <w:t xml:space="preserve"> scenarios supported</w:t>
      </w:r>
    </w:p>
    <w:p w14:paraId="64E8E2A0" w14:textId="77777777" w:rsidR="00C76803" w:rsidRDefault="009476B2">
      <w:pPr>
        <w:spacing w:after="160" w:line="320" w:lineRule="auto"/>
        <w:jc w:val="both"/>
      </w:pPr>
      <w:r>
        <w:t xml:space="preserve">The simulation interface supports four classes of what-if query in the FYP scope. (a) A </w:t>
      </w:r>
      <w:proofErr w:type="spellStart"/>
      <w:r>
        <w:t>propofol</w:t>
      </w:r>
      <w:proofErr w:type="spellEnd"/>
      <w:r>
        <w:t xml:space="preserve"> infusion rate change (relative or absolute), with effect simulated through the </w:t>
      </w:r>
      <w:proofErr w:type="spellStart"/>
      <w:r>
        <w:t>propofol</w:t>
      </w:r>
      <w:proofErr w:type="spellEnd"/>
      <w:r>
        <w:t xml:space="preserve"> PKPD chain to the projected MAP. (b) A vasopressor bolus or infusion change (phenylephrine or norepinephrine), with effect simulated through the corresponding vasopressor PKPD chain. (c) A fluid bolus, modeled as a transient increase in central blood volume with a published exponential decay constant for crystalloid intraoperative redistribution. (d) A combination of the above. For each query, the interface returns the projected MAP trajectory, the projected hypotension risk trajectory, and a confidence band derived from the residual variance of the calibrated PKPD model. The four scenario classes deliberately exclude any change that the system cannot simulate with reasonable fidelity, such as anesthetic depth changes induced by surgical stimulation, ventilation changes affecting venous return, or transfusion of blood products.</w:t>
      </w:r>
    </w:p>
    <w:p w14:paraId="554B07F7" w14:textId="77777777" w:rsidR="00C76803" w:rsidRPr="00D650D4" w:rsidRDefault="009476B2">
      <w:pPr>
        <w:pStyle w:val="Heading3"/>
        <w:rPr>
          <w:i w:val="0"/>
        </w:rPr>
      </w:pPr>
      <w:proofErr w:type="gramStart"/>
      <w:r w:rsidRPr="00D650D4">
        <w:rPr>
          <w:i w:val="0"/>
        </w:rPr>
        <w:t>3.7.3  Decision</w:t>
      </w:r>
      <w:proofErr w:type="gramEnd"/>
      <w:r w:rsidRPr="00D650D4">
        <w:rPr>
          <w:i w:val="0"/>
        </w:rPr>
        <w:t>-support outputs (not autonomous control)</w:t>
      </w:r>
    </w:p>
    <w:p w14:paraId="3A7D6187" w14:textId="77777777" w:rsidR="00C76803" w:rsidRDefault="009476B2">
      <w:pPr>
        <w:spacing w:after="160" w:line="320" w:lineRule="auto"/>
        <w:jc w:val="both"/>
      </w:pPr>
      <w:r>
        <w:t xml:space="preserve">The system is designed throughout as decision support, not as a closed-loop autopilot. The clinician-facing interface presents the immediate forecast and any what-if projections; it does not deliver any drug or fluid to the patient. All actual interventions are administered by the clinician through existing infusion and bolus systems. This design choice is deliberate. As reviewed in </w:t>
      </w:r>
      <w:r>
        <w:lastRenderedPageBreak/>
        <w:t>Section 2.5.4, closed-loop anesthesia control is its own active research area with its own substantial regulatory hurdles; this thesis does not attempt to enter it. The contribution of the digital twin lies in the quality of the simulation it offers to the human decision-maker, not in any attempt to replace that decision-maker.</w:t>
      </w:r>
    </w:p>
    <w:p w14:paraId="771346DD" w14:textId="77777777" w:rsidR="00C76803" w:rsidRPr="00D650D4" w:rsidRDefault="009476B2">
      <w:pPr>
        <w:pStyle w:val="Heading3"/>
        <w:rPr>
          <w:i w:val="0"/>
        </w:rPr>
      </w:pPr>
      <w:proofErr w:type="gramStart"/>
      <w:r w:rsidRPr="00D650D4">
        <w:rPr>
          <w:i w:val="0"/>
        </w:rPr>
        <w:t>3.7.4  Software</w:t>
      </w:r>
      <w:proofErr w:type="gramEnd"/>
      <w:r w:rsidRPr="00D650D4">
        <w:rPr>
          <w:i w:val="0"/>
        </w:rPr>
        <w:t xml:space="preserve"> architecture and deployment</w:t>
      </w:r>
    </w:p>
    <w:p w14:paraId="39928FC9" w14:textId="77777777" w:rsidR="00C76803" w:rsidRDefault="009476B2">
      <w:pPr>
        <w:spacing w:after="160" w:line="320" w:lineRule="auto"/>
        <w:jc w:val="both"/>
      </w:pPr>
      <w:r>
        <w:t xml:space="preserve">The implementation is structured as four layered components, mirroring the architectural diagram </w:t>
      </w:r>
      <w:proofErr w:type="gramStart"/>
      <w:r>
        <w:t>in</w:t>
      </w:r>
      <w:proofErr w:type="gramEnd"/>
      <w:r>
        <w:t xml:space="preserve"> Figure 1.1 of Chapter 1. The data ingestion layer is a Python module that wraps the official </w:t>
      </w:r>
      <w:proofErr w:type="spellStart"/>
      <w:r>
        <w:t>VitalDB</w:t>
      </w:r>
      <w:proofErr w:type="spellEnd"/>
      <w:r>
        <w:t xml:space="preserve"> API and provides a uniform streaming interface so that, in the FYP scope, recorded </w:t>
      </w:r>
      <w:proofErr w:type="spellStart"/>
      <w:r>
        <w:t>VitalDB</w:t>
      </w:r>
      <w:proofErr w:type="spellEnd"/>
      <w:r>
        <w:t xml:space="preserve"> cases are replayed in pseudo-real-time, and in any future bedside deployment, live device data could be substituted without changes elsewhere in the pipeline. The predictive layer is implemented in </w:t>
      </w:r>
      <w:proofErr w:type="spellStart"/>
      <w:r>
        <w:t>PyTorch</w:t>
      </w:r>
      <w:proofErr w:type="spellEnd"/>
      <w:r>
        <w:t xml:space="preserve"> [90] and exported via </w:t>
      </w:r>
      <w:proofErr w:type="spellStart"/>
      <w:r>
        <w:t>TorchScript</w:t>
      </w:r>
      <w:proofErr w:type="spellEnd"/>
      <w:r>
        <w:t xml:space="preserve"> for inference; this allows the same model to be trained on a workstation GPU and deployed on a CPU-only inference target without code changes. The mechanistic layer is implemented in pure Python using </w:t>
      </w:r>
      <w:proofErr w:type="spellStart"/>
      <w:r>
        <w:t>NumPy</w:t>
      </w:r>
      <w:proofErr w:type="spellEnd"/>
      <w:r>
        <w:t xml:space="preserve"> and </w:t>
      </w:r>
      <w:proofErr w:type="spellStart"/>
      <w:r>
        <w:t>SciPy</w:t>
      </w:r>
      <w:proofErr w:type="spellEnd"/>
      <w:r>
        <w:t xml:space="preserve"> [91], with the differential-equation system written in a </w:t>
      </w:r>
      <w:proofErr w:type="spellStart"/>
      <w:r>
        <w:t>vectorized</w:t>
      </w:r>
      <w:proofErr w:type="spellEnd"/>
      <w:r>
        <w:t xml:space="preserve"> form so that Monte Carlo sampling for uncertainty quantification can be parallelized across samples. The decision-support layer is a small web-based interface (Flask backend, React frontend) that exposes the what-if simulation API and renders the resulting trajectories as time-series plots.</w:t>
      </w:r>
    </w:p>
    <w:p w14:paraId="46A2E377" w14:textId="77777777" w:rsidR="00C76803" w:rsidRDefault="009476B2">
      <w:pPr>
        <w:spacing w:after="160" w:line="320" w:lineRule="auto"/>
        <w:jc w:val="both"/>
      </w:pPr>
      <w:r>
        <w:t>Two design decisions deserve explicit justification. First, the strict separation between layers is enforced by versioned API contracts at each layer boundary, so that components can be tested in isolation; this matters for a clinical-decision-support tool because regulatory submissions, when they eventually become relevant, demand clean separation between the AI-trained components (which require their own validation evidence) and the deterministic components (which can be verified by traditional software-testing techniques). Second, all randomness in the system (cohort splits, dropout, Monte Carlo sampling) is driven from a single seed that is logged with each output, so that any reported result is reproducible to bit-level given the same seed and dataset version.</w:t>
      </w:r>
    </w:p>
    <w:p w14:paraId="71FD3713" w14:textId="77777777" w:rsidR="00C76803" w:rsidRDefault="009476B2">
      <w:pPr>
        <w:pStyle w:val="Heading2"/>
      </w:pPr>
      <w:proofErr w:type="gramStart"/>
      <w:r>
        <w:t>3.8  Feasibility</w:t>
      </w:r>
      <w:proofErr w:type="gramEnd"/>
      <w:r>
        <w:t>, Resources, and Timeline</w:t>
      </w:r>
    </w:p>
    <w:p w14:paraId="19C7AA3C" w14:textId="7B02D15B" w:rsidR="00D650D4" w:rsidRPr="00D650D4" w:rsidRDefault="009476B2" w:rsidP="00D650D4">
      <w:pPr>
        <w:pStyle w:val="Heading3"/>
        <w:rPr>
          <w:i w:val="0"/>
          <w:sz w:val="28"/>
          <w:szCs w:val="28"/>
        </w:rPr>
      </w:pPr>
      <w:proofErr w:type="gramStart"/>
      <w:r w:rsidRPr="00D650D4">
        <w:rPr>
          <w:i w:val="0"/>
          <w:sz w:val="28"/>
          <w:szCs w:val="28"/>
        </w:rPr>
        <w:t>3.8.1  Computational</w:t>
      </w:r>
      <w:proofErr w:type="gramEnd"/>
      <w:r w:rsidRPr="00D650D4">
        <w:rPr>
          <w:i w:val="0"/>
          <w:sz w:val="28"/>
          <w:szCs w:val="28"/>
        </w:rPr>
        <w:t xml:space="preserve"> feasibility</w:t>
      </w:r>
    </w:p>
    <w:p w14:paraId="4490A043" w14:textId="65BCDF19" w:rsidR="00C76803" w:rsidRDefault="009476B2">
      <w:pPr>
        <w:spacing w:after="160" w:line="320" w:lineRule="auto"/>
        <w:jc w:val="both"/>
      </w:pPr>
      <w:r>
        <w:t xml:space="preserve">The work specified in the preceding sections is computationally feasible within the resources available to a single FYP student. Training the predictive layer on the approximately 4,200-case </w:t>
      </w:r>
      <w:proofErr w:type="spellStart"/>
      <w:r>
        <w:t>VitalDB</w:t>
      </w:r>
      <w:proofErr w:type="spellEnd"/>
      <w:r>
        <w:t xml:space="preserve"> cohort, with the architecture and schedule of Section 3.5, is estimated to require fifteen to twenty hours of GPU time on a single RTX-class consumer GPU with 12 GB of VRAM. This estimate is based on extrapolation from the published training times in Lee 2021 [8] and </w:t>
      </w:r>
      <w:proofErr w:type="spellStart"/>
      <w:r>
        <w:t>Roh</w:t>
      </w:r>
      <w:proofErr w:type="spellEnd"/>
      <w:r>
        <w:t xml:space="preserve"> 2025 </w:t>
      </w:r>
      <w:r>
        <w:lastRenderedPageBreak/>
        <w:t xml:space="preserve">[11], scaled by the parameter count of the proposed architecture. Storage requirements are dominated by the </w:t>
      </w:r>
      <w:proofErr w:type="spellStart"/>
      <w:r>
        <w:t>VitalDB</w:t>
      </w:r>
      <w:proofErr w:type="spellEnd"/>
      <w:r>
        <w:t xml:space="preserve"> raw data, which is approximately 110 GB compressed and 350 GB after preprocessing into the segmented format used for training; this fits comfortably on a one-terabyte SSD. Inference at deployment time, including the Monte Carlo sampling for uncertainty quantification, executes in under two hundred milliseconds per query on a CPU, which is well within the latency budget for clinical decision support and means that the deployment target need not include a GPU.</w:t>
      </w:r>
    </w:p>
    <w:p w14:paraId="744D21E2" w14:textId="7EC67BDE" w:rsidR="009476B2" w:rsidRDefault="009476B2">
      <w:pPr>
        <w:spacing w:after="160" w:line="320" w:lineRule="auto"/>
        <w:jc w:val="both"/>
      </w:pPr>
    </w:p>
    <w:p w14:paraId="1F8AE2B2" w14:textId="77777777" w:rsidR="00D650D4" w:rsidRDefault="00D650D4">
      <w:pPr>
        <w:spacing w:after="160" w:line="320" w:lineRule="auto"/>
        <w:jc w:val="both"/>
        <w:rPr>
          <w:ins w:id="81" w:author="muhammad mursaleen" w:date="2026-05-06T22:19:00Z"/>
        </w:rPr>
      </w:pPr>
    </w:p>
    <w:p w14:paraId="7B6107D9" w14:textId="77777777" w:rsidR="00C76803" w:rsidRPr="00D650D4" w:rsidRDefault="009476B2">
      <w:pPr>
        <w:pStyle w:val="Heading3"/>
        <w:rPr>
          <w:i w:val="0"/>
        </w:rPr>
      </w:pPr>
      <w:proofErr w:type="gramStart"/>
      <w:r w:rsidRPr="00D650D4">
        <w:rPr>
          <w:i w:val="0"/>
        </w:rPr>
        <w:t>3.8.2  Software</w:t>
      </w:r>
      <w:proofErr w:type="gramEnd"/>
      <w:r w:rsidRPr="00D650D4">
        <w:rPr>
          <w:i w:val="0"/>
        </w:rPr>
        <w:t xml:space="preserve"> and library dependencies</w:t>
      </w:r>
    </w:p>
    <w:p w14:paraId="5477040B" w14:textId="77777777" w:rsidR="00C76803" w:rsidRDefault="009476B2">
      <w:pPr>
        <w:spacing w:after="160" w:line="320" w:lineRule="auto"/>
        <w:jc w:val="both"/>
      </w:pPr>
      <w:r>
        <w:t xml:space="preserve">The implementation uses an entirely open-source software stack: Python 3.11, </w:t>
      </w:r>
      <w:proofErr w:type="spellStart"/>
      <w:r>
        <w:t>PyTorch</w:t>
      </w:r>
      <w:proofErr w:type="spellEnd"/>
      <w:r>
        <w:t xml:space="preserve"> 2.x [90] for the predictive layer, </w:t>
      </w:r>
      <w:proofErr w:type="spellStart"/>
      <w:r>
        <w:t>NumPy</w:t>
      </w:r>
      <w:proofErr w:type="spellEnd"/>
      <w:r>
        <w:t xml:space="preserve"> and </w:t>
      </w:r>
      <w:proofErr w:type="spellStart"/>
      <w:r>
        <w:t>SciPy</w:t>
      </w:r>
      <w:proofErr w:type="spellEnd"/>
      <w:r>
        <w:t xml:space="preserve"> [91] for the mechanistic layer, the official </w:t>
      </w:r>
      <w:proofErr w:type="spellStart"/>
      <w:r>
        <w:t>VitalDB</w:t>
      </w:r>
      <w:proofErr w:type="spellEnd"/>
      <w:r>
        <w:t xml:space="preserve"> Python API for data access, </w:t>
      </w:r>
      <w:proofErr w:type="spellStart"/>
      <w:r>
        <w:t>scikit</w:t>
      </w:r>
      <w:proofErr w:type="spellEnd"/>
      <w:r>
        <w:t>-learn [89] for evaluation utilities, and Flask plus React for the decision-support interface. No commercial library or proprietary dataset is required at any point. This is a deliberate choice that preserves the project's reproducibility and removes a barrier to follow-on work by other researchers.</w:t>
      </w:r>
    </w:p>
    <w:p w14:paraId="74E30FB5" w14:textId="77777777" w:rsidR="00C76803" w:rsidRPr="00D650D4" w:rsidRDefault="009476B2">
      <w:pPr>
        <w:pStyle w:val="Heading3"/>
        <w:rPr>
          <w:i w:val="0"/>
        </w:rPr>
      </w:pPr>
      <w:proofErr w:type="gramStart"/>
      <w:r w:rsidRPr="00D650D4">
        <w:rPr>
          <w:i w:val="0"/>
        </w:rPr>
        <w:t>3.8.3  Project</w:t>
      </w:r>
      <w:proofErr w:type="gramEnd"/>
      <w:r w:rsidRPr="00D650D4">
        <w:rPr>
          <w:i w:val="0"/>
        </w:rPr>
        <w:t xml:space="preserve"> timeline and risk register</w:t>
      </w:r>
    </w:p>
    <w:p w14:paraId="45DE7A4E" w14:textId="77777777" w:rsidR="00C76803" w:rsidRDefault="009476B2">
      <w:pPr>
        <w:spacing w:after="160" w:line="320" w:lineRule="auto"/>
        <w:jc w:val="both"/>
      </w:pPr>
      <w:r>
        <w:t>The work is partitioned into four phases over the FYP duration. Phase one (months one to two) is dataset acquisition and preprocessing pipeline implementation, ending with a verified preprocessed cohort and a unit-tested data-loader. Phase two (months three to four) is predictive-layer training and validation, ending with a frozen forecasting model whose discrimination and calibration on the validation set match or exceed published baselines. Phase three (months five to six) is mechanistic-engine implementation and per-patient calibration, ending with a working Monte Carlo simulation that produces sub-second responses on CPU. Phase four (months seven to eight) is integration, evaluation against the held-out test set, decision-curve analysis, subgroup-stratified reporting, and thesis writing.</w:t>
      </w:r>
    </w:p>
    <w:p w14:paraId="0306DD61" w14:textId="77777777" w:rsidR="00C76803" w:rsidRDefault="009476B2">
      <w:pPr>
        <w:spacing w:after="160" w:line="320" w:lineRule="auto"/>
        <w:jc w:val="both"/>
      </w:pPr>
      <w:r>
        <w:t xml:space="preserve">Three risks are flagged at the start. Risk one: the predictive layer fails to reach competitive AUROC on the gray-zone subset, in which case the methodological contribution would survive but the headline number would be weaker. Mitigation: the gray-zone evaluation is an explicit contribution and a lower-than-expected number is itself a publishable methodological finding. Risk two: the per-patient calibration head fails to reduce the mechanistic-engine prediction error by the threshold specified in Hypothesis 3, in which case the digital twin's value-add over the </w:t>
      </w:r>
      <w:r>
        <w:lastRenderedPageBreak/>
        <w:t>population PKPD model would be unproven. Mitigation: the calibration head is supervised by a real reconstruction loss and its training behavior is observable during phase three; if it is not converging, additional supervisory signal can be added or the head can be replaced with a simpler regression on covariates. Risk three: the integration of the predictive and mechanistic layers reveals architectural mismatches not visible in their independent development. Mitigation: the API contracts between layers are specified in phase one, before either is implemented, specifically to surface integration questions early.</w:t>
      </w:r>
    </w:p>
    <w:p w14:paraId="396779F3" w14:textId="77777777" w:rsidR="00C76803" w:rsidRDefault="009476B2">
      <w:pPr>
        <w:spacing w:after="160" w:line="320" w:lineRule="auto"/>
        <w:jc w:val="both"/>
      </w:pPr>
      <w:r>
        <w:t xml:space="preserve">A fourth risk, qualitatively different from the three above, is worth recording explicitly. The literature reviewed in Chapter 2 is moving rapidly, and it is possible that during the FYP timeline a substantially better predictive architecture or a substantially more reliable PKPD model will be published, in which case the proposed system's components would be visibly behind the state of the art at the time of submission. The mitigation for this risk is structural rather than technical: the system architecture is deliberately designed so that the predictive layer and the mechanistic layer can be replaced independently, behind their respective API contracts, without rebuilding the rest of the system. If a better hypotension predictor appears mid-project, swapping it in is a localized engineering task rather than a redesign. This same property is what makes the proposed work a digital twin substrate rather than a single monolithic predictor: the substrate's value is precisely that it is built to absorb improvements in either component without </w:t>
      </w:r>
      <w:proofErr w:type="spellStart"/>
      <w:r>
        <w:t>rearchitecting</w:t>
      </w:r>
      <w:proofErr w:type="spellEnd"/>
      <w:r>
        <w:t xml:space="preserve"> the whole.</w:t>
      </w:r>
    </w:p>
    <w:p w14:paraId="51BE4375" w14:textId="77777777" w:rsidR="00C76803" w:rsidRDefault="009476B2">
      <w:pPr>
        <w:pStyle w:val="Heading2"/>
      </w:pPr>
      <w:proofErr w:type="gramStart"/>
      <w:r>
        <w:t>3.9  Evaluation</w:t>
      </w:r>
      <w:proofErr w:type="gramEnd"/>
      <w:r>
        <w:t xml:space="preserve"> Framework</w:t>
      </w:r>
    </w:p>
    <w:p w14:paraId="0B2ECABB" w14:textId="77777777" w:rsidR="00C76803" w:rsidRPr="00D650D4" w:rsidRDefault="009476B2">
      <w:pPr>
        <w:pStyle w:val="Heading3"/>
        <w:rPr>
          <w:i w:val="0"/>
          <w:sz w:val="28"/>
          <w:szCs w:val="28"/>
        </w:rPr>
      </w:pPr>
      <w:proofErr w:type="gramStart"/>
      <w:r w:rsidRPr="00D650D4">
        <w:rPr>
          <w:i w:val="0"/>
          <w:sz w:val="28"/>
          <w:szCs w:val="28"/>
        </w:rPr>
        <w:t>3.9.1  Discrimination</w:t>
      </w:r>
      <w:proofErr w:type="gramEnd"/>
      <w:r w:rsidRPr="00D650D4">
        <w:rPr>
          <w:i w:val="0"/>
          <w:sz w:val="28"/>
          <w:szCs w:val="28"/>
        </w:rPr>
        <w:t xml:space="preserve"> metrics</w:t>
      </w:r>
    </w:p>
    <w:p w14:paraId="1D2418A4" w14:textId="77777777" w:rsidR="00C76803" w:rsidRDefault="009476B2">
      <w:pPr>
        <w:spacing w:after="160" w:line="320" w:lineRule="auto"/>
        <w:jc w:val="both"/>
      </w:pPr>
      <w:r>
        <w:t>The forecasting head is evaluated using AUROC and area under the precision-recall curve (AUPRC), reported separately at the five-, ten-, and fifteen-minute horizons, and reported separately for each of the three sample categories (stable, gray zone, overt hypotension) defined in Table 3.1. AUPRC is reported in addition to AUROC because, as is well known in the imbalanced-classification literature, AUROC overstates apparent performance when the positive class is rare.</w:t>
      </w:r>
    </w:p>
    <w:p w14:paraId="0CD2019B" w14:textId="77777777" w:rsidR="00C76803" w:rsidRPr="00D650D4" w:rsidRDefault="009476B2">
      <w:pPr>
        <w:pStyle w:val="Heading3"/>
        <w:rPr>
          <w:i w:val="0"/>
        </w:rPr>
      </w:pPr>
      <w:proofErr w:type="gramStart"/>
      <w:r w:rsidRPr="00D650D4">
        <w:rPr>
          <w:i w:val="0"/>
        </w:rPr>
        <w:t>3.9.2  Calibration</w:t>
      </w:r>
      <w:proofErr w:type="gramEnd"/>
      <w:r w:rsidRPr="00D650D4">
        <w:rPr>
          <w:i w:val="0"/>
        </w:rPr>
        <w:t xml:space="preserve"> metrics</w:t>
      </w:r>
    </w:p>
    <w:p w14:paraId="6F94495C" w14:textId="77777777" w:rsidR="00C76803" w:rsidRDefault="009476B2">
      <w:pPr>
        <w:spacing w:after="160" w:line="320" w:lineRule="auto"/>
        <w:jc w:val="both"/>
      </w:pPr>
      <w:r>
        <w:t xml:space="preserve">Calibration is evaluated using expected calibration error (ECE) with B = 15 equal-width bins, and using the Brier score. Calibration plots (predicted probability versus empirical positive fraction, by bin) are produced for the test set in aggregate and for the gray-zone subset separately. The motivation, as articulated in Section 2.4.4 and in Hypothesis 2, is that calibration in the gray zone </w:t>
      </w:r>
      <w:r>
        <w:lastRenderedPageBreak/>
        <w:t>is what determines the clinical utility of the system in the operating-pressure region where decisions are actually made.</w:t>
      </w:r>
    </w:p>
    <w:p w14:paraId="26CF3527" w14:textId="77777777" w:rsidR="00C76803" w:rsidRPr="00D650D4" w:rsidRDefault="009476B2">
      <w:pPr>
        <w:pStyle w:val="Heading3"/>
        <w:rPr>
          <w:i w:val="0"/>
        </w:rPr>
      </w:pPr>
      <w:proofErr w:type="gramStart"/>
      <w:r w:rsidRPr="00D650D4">
        <w:rPr>
          <w:i w:val="0"/>
        </w:rPr>
        <w:t>3.9.3  Mechanistic</w:t>
      </w:r>
      <w:proofErr w:type="gramEnd"/>
      <w:r w:rsidRPr="00D650D4">
        <w:rPr>
          <w:i w:val="0"/>
        </w:rPr>
        <w:t>-engine metrics</w:t>
      </w:r>
    </w:p>
    <w:p w14:paraId="7636CDD7" w14:textId="62584EEC" w:rsidR="00C76803" w:rsidRDefault="009476B2">
      <w:pPr>
        <w:spacing w:after="160" w:line="320" w:lineRule="auto"/>
        <w:jc w:val="both"/>
      </w:pPr>
      <w:r>
        <w:t>The mechanistic engine, with and without per-patient calibration, is evaluated against the observed MAP trajectory in the held-out cases. The primary metric is the median absolute prediction error (</w:t>
      </w:r>
      <w:proofErr w:type="spellStart"/>
      <w:r>
        <w:t>MdAPE</w:t>
      </w:r>
      <w:proofErr w:type="spellEnd"/>
      <w:r>
        <w:t>) at one-, five-, and ten-minute lead times following any documented intervention (</w:t>
      </w:r>
      <w:proofErr w:type="spellStart"/>
      <w:r>
        <w:t>propofol</w:t>
      </w:r>
      <w:proofErr w:type="spellEnd"/>
      <w:r>
        <w:t xml:space="preserve"> rate change, vasopressor bolus, fluid bolus). The improvement from per-patient calibration is reported as a percentage reduction in </w:t>
      </w:r>
      <w:proofErr w:type="spellStart"/>
      <w:r>
        <w:t>MdAPE</w:t>
      </w:r>
      <w:proofErr w:type="spellEnd"/>
      <w:r>
        <w:t xml:space="preserve"> relative to the population PKPD model alone. Hypothesis 3 specifies the threshold for clinical relevance.</w:t>
      </w:r>
    </w:p>
    <w:p w14:paraId="70D896B6" w14:textId="77777777" w:rsidR="009476B2" w:rsidRDefault="009476B2">
      <w:pPr>
        <w:spacing w:after="160" w:line="320" w:lineRule="auto"/>
        <w:jc w:val="both"/>
        <w:rPr>
          <w:ins w:id="82" w:author="muhammad mursaleen" w:date="2026-05-06T22:19:00Z"/>
        </w:rPr>
      </w:pPr>
    </w:p>
    <w:p w14:paraId="2F83A58C" w14:textId="77777777" w:rsidR="00C76803" w:rsidRPr="00D650D4" w:rsidRDefault="009476B2">
      <w:pPr>
        <w:pStyle w:val="Heading3"/>
        <w:rPr>
          <w:i w:val="0"/>
        </w:rPr>
      </w:pPr>
      <w:proofErr w:type="gramStart"/>
      <w:r w:rsidRPr="00D650D4">
        <w:rPr>
          <w:i w:val="0"/>
        </w:rPr>
        <w:t>3.9.4  Decision</w:t>
      </w:r>
      <w:proofErr w:type="gramEnd"/>
      <w:r w:rsidRPr="00D650D4">
        <w:rPr>
          <w:i w:val="0"/>
        </w:rPr>
        <w:t>-curve and clinical-utility analysis</w:t>
      </w:r>
    </w:p>
    <w:p w14:paraId="6872A9D3" w14:textId="77777777" w:rsidR="00C76803" w:rsidRDefault="009476B2">
      <w:pPr>
        <w:spacing w:after="160" w:line="320" w:lineRule="auto"/>
        <w:jc w:val="both"/>
      </w:pPr>
      <w:r>
        <w:t>Beyond discrimination and calibration, decision-curve analysis [36] is used to evaluate clinical net benefit at a range of intervention thresholds. Decision curves plot net benefit against threshold probability, allowing the system's value relative to a treat-all and a treat-none strategy to be compared at every operating point. The system's decision curves are reported alongside those of a simple MAP-threshold alarm at 70 mmHg, which is the appropriate baseline for distinguishing genuine added value from re-discovery of MAP itself.</w:t>
      </w:r>
    </w:p>
    <w:p w14:paraId="11E9E5D0" w14:textId="77777777" w:rsidR="00C76803" w:rsidRDefault="009476B2">
      <w:pPr>
        <w:spacing w:after="160" w:line="320" w:lineRule="auto"/>
        <w:jc w:val="both"/>
      </w:pPr>
      <w:r>
        <w:t>The interpretation of a decision curve in this context requires explicit specification of the relative cost of false positives and false negatives. A false positive in this domain typically costs the clinician a moment of attention and possibly a small unnecessary intervention (a fluid bolus, a brief vasopressor titration); a false negative may contribute to organ injury whose downstream cost is orders of magnitude larger. The decision-curve analysis is therefore most informative in the regime of low threshold probabilities (high sensitivity, more false positives accepted in exchange for fewer missed events), which is where clinical anesthesiology actually operates. The reported decision curves will emphasize this regime and report the threshold probability at which the proposed system's net benefit ceases to exceed that of the baseline MAP-threshold alarm; if this crossover point falls within the regime where clinicians actually operate, the system will have demonstrated clinically meaningful value-add over the simplest possible alternative.</w:t>
      </w:r>
    </w:p>
    <w:p w14:paraId="55220E17" w14:textId="77777777" w:rsidR="00C76803" w:rsidRPr="00D650D4" w:rsidRDefault="009476B2">
      <w:pPr>
        <w:pStyle w:val="Heading3"/>
        <w:rPr>
          <w:i w:val="0"/>
        </w:rPr>
      </w:pPr>
      <w:proofErr w:type="gramStart"/>
      <w:r w:rsidRPr="00D650D4">
        <w:rPr>
          <w:i w:val="0"/>
        </w:rPr>
        <w:t>3.9.5  Generalization</w:t>
      </w:r>
      <w:proofErr w:type="gramEnd"/>
      <w:r w:rsidRPr="00D650D4">
        <w:rPr>
          <w:i w:val="0"/>
        </w:rPr>
        <w:t xml:space="preserve"> across patient subgroups</w:t>
      </w:r>
    </w:p>
    <w:p w14:paraId="168364AC" w14:textId="77777777" w:rsidR="00C76803" w:rsidRDefault="009476B2">
      <w:pPr>
        <w:spacing w:after="160" w:line="320" w:lineRule="auto"/>
        <w:jc w:val="both"/>
      </w:pPr>
      <w:r>
        <w:t xml:space="preserve">Performance is reported separately for clinically important subgroups: by ASA score, by age decile, by presence of chronic antihypertensive medication, by surgical category (general, neurosurgical, orthopedic, vascular, etc.), and by sex. This subgroup analysis is intended to surface </w:t>
      </w:r>
      <w:r>
        <w:lastRenderedPageBreak/>
        <w:t>any systematic performance gaps that would be problematic for clinical deployment. It is not expected that the FYP-scope evaluation will achieve uniform performance across all subgroups; the goal is to document where the system performs well and where additional work is needed.</w:t>
      </w:r>
    </w:p>
    <w:p w14:paraId="49B9C591" w14:textId="77777777" w:rsidR="00C76803" w:rsidRPr="00D650D4" w:rsidRDefault="009476B2">
      <w:pPr>
        <w:pStyle w:val="Heading3"/>
        <w:rPr>
          <w:i w:val="0"/>
        </w:rPr>
      </w:pPr>
      <w:proofErr w:type="gramStart"/>
      <w:r w:rsidRPr="00D650D4">
        <w:rPr>
          <w:i w:val="0"/>
        </w:rPr>
        <w:t>3.9.6  Cross</w:t>
      </w:r>
      <w:proofErr w:type="gramEnd"/>
      <w:r w:rsidRPr="00D650D4">
        <w:rPr>
          <w:i w:val="0"/>
        </w:rPr>
        <w:t>-center validation (deferred)</w:t>
      </w:r>
    </w:p>
    <w:p w14:paraId="76DD3685" w14:textId="77777777" w:rsidR="00C76803" w:rsidRDefault="009476B2">
      <w:pPr>
        <w:spacing w:after="160" w:line="320" w:lineRule="auto"/>
        <w:jc w:val="both"/>
      </w:pPr>
      <w:r>
        <w:t>Genuine cross-center external validation, in which the model trained on VitalDB is evaluated on data from a different institution, is identified as essential future work but is outside the scope of the FYP. The published cross-center evaluations referenced in Section 2.4.2, particularly Jeong 2024 and Wang 2025, set the expectation that AUROC drops by approximately 0.08 between internal and external validation; any future deployment of the system would require an external-validation study before clinical use.</w:t>
      </w:r>
      <w:proofErr w:type="spellStart"/>
      <w:r/>
      <w:proofErr w:type="spellEnd"/>
      <w:r/>
      <w:proofErr w:type="spellStart"/>
      <w:r/>
      <w:proofErr w:type="spellEnd"/>
      <w:r/>
    </w:p>
    <w:p w14:paraId="1F818D45" w14:textId="77777777" w:rsidR="00C76803" w:rsidRDefault="009476B2">
      <w:pPr>
        <w:pStyle w:val="Heading2"/>
      </w:pPr>
      <w:proofErr w:type="gramStart"/>
      <w:r>
        <w:t>3.10  Ethical</w:t>
      </w:r>
      <w:proofErr w:type="gramEnd"/>
      <w:r>
        <w:t xml:space="preserve"> and Regulatory Considerations</w:t>
      </w:r>
    </w:p>
    <w:p w14:paraId="48155AC5" w14:textId="77777777" w:rsidR="00C76803" w:rsidRPr="00D650D4" w:rsidRDefault="009476B2">
      <w:pPr>
        <w:pStyle w:val="Heading3"/>
        <w:rPr>
          <w:i w:val="0"/>
          <w:sz w:val="28"/>
          <w:szCs w:val="28"/>
        </w:rPr>
      </w:pPr>
      <w:proofErr w:type="gramStart"/>
      <w:r w:rsidRPr="00D650D4">
        <w:rPr>
          <w:i w:val="0"/>
          <w:sz w:val="28"/>
          <w:szCs w:val="28"/>
        </w:rPr>
        <w:t>3.10.1  Data</w:t>
      </w:r>
      <w:proofErr w:type="gramEnd"/>
      <w:r w:rsidRPr="00D650D4">
        <w:rPr>
          <w:i w:val="0"/>
          <w:sz w:val="28"/>
          <w:szCs w:val="28"/>
        </w:rPr>
        <w:t xml:space="preserve"> ethics</w:t>
      </w:r>
    </w:p>
    <w:p w14:paraId="76481513" w14:textId="77777777" w:rsidR="00C76803" w:rsidRDefault="009476B2">
      <w:pPr>
        <w:spacing w:after="160" w:line="320" w:lineRule="auto"/>
        <w:jc w:val="both"/>
      </w:pPr>
      <w:proofErr w:type="spellStart"/>
      <w:r>
        <w:t>VitalDB</w:t>
      </w:r>
      <w:proofErr w:type="spellEnd"/>
      <w:r>
        <w:t xml:space="preserve"> is a fully anonymized public dataset released under a data-use agreement with Seoul National University Hospital. The original collection was approved by the institutional review board (IRB) of that hospital under IRB number H-1408-101-605, and the public release was approved as a separate waiver of informed consent on the basis of full anonymization. Use of </w:t>
      </w:r>
      <w:proofErr w:type="spellStart"/>
      <w:r>
        <w:t>VitalDB</w:t>
      </w:r>
      <w:proofErr w:type="spellEnd"/>
      <w:r>
        <w:t xml:space="preserve"> for research purposes does not require additional IRB approval at the user institution, but the data-use agreement requires that the data not be re-identified, redistributed, or combined with external data sources in ways that would create re-identification risk. The proposed work complies with these terms throughout.</w:t>
      </w:r>
    </w:p>
    <w:p w14:paraId="465D6E1E" w14:textId="77777777" w:rsidR="00C76803" w:rsidRPr="00D650D4" w:rsidRDefault="009476B2">
      <w:pPr>
        <w:pStyle w:val="Heading3"/>
        <w:rPr>
          <w:i w:val="0"/>
        </w:rPr>
      </w:pPr>
      <w:proofErr w:type="gramStart"/>
      <w:r w:rsidRPr="00D650D4">
        <w:rPr>
          <w:i w:val="0"/>
        </w:rPr>
        <w:t>3.10.2  Clinical</w:t>
      </w:r>
      <w:proofErr w:type="gramEnd"/>
      <w:r w:rsidRPr="00D650D4">
        <w:rPr>
          <w:i w:val="0"/>
        </w:rPr>
        <w:t xml:space="preserve"> decision support and </w:t>
      </w:r>
      <w:proofErr w:type="spellStart"/>
      <w:r w:rsidRPr="00D650D4">
        <w:rPr>
          <w:i w:val="0"/>
        </w:rPr>
        <w:t>SaMD</w:t>
      </w:r>
      <w:proofErr w:type="spellEnd"/>
      <w:r w:rsidRPr="00D650D4">
        <w:rPr>
          <w:i w:val="0"/>
        </w:rPr>
        <w:t xml:space="preserve"> classification</w:t>
      </w:r>
    </w:p>
    <w:p w14:paraId="09564440" w14:textId="77777777" w:rsidR="00C76803" w:rsidRDefault="009476B2">
      <w:pPr>
        <w:spacing w:after="160" w:line="320" w:lineRule="auto"/>
        <w:jc w:val="both"/>
      </w:pPr>
      <w:r>
        <w:t>If the digital twin were ever to be deployed in clinical practice, it would fall under the regulatory category of Software as a Medical Device (</w:t>
      </w:r>
      <w:proofErr w:type="spellStart"/>
      <w:r>
        <w:t>SaMD</w:t>
      </w:r>
      <w:proofErr w:type="spellEnd"/>
      <w:r>
        <w:t xml:space="preserve">), subcategorized as a clinical decision support tool that informs clinical management by providing risk forecasts and intervention simulations. Under the FDA's current framework, articulated in the 2022 Final Guidance on Clinical Decision Support Software and updated in the January 2025 draft AI/ML lifecycle guidance, a tool of this kind would likely be regulated as a class II medical device under the 510(k) pathway, with a Predetermined Change Control Plan (PCCP) governing how the model could be updated post-clearance. Comparable considerations apply in the European regulatory framework under the Medical Device Regulation (MDR), where the tool would be classified as </w:t>
      </w:r>
      <w:proofErr w:type="spellStart"/>
      <w:r>
        <w:t>IIa</w:t>
      </w:r>
      <w:proofErr w:type="spellEnd"/>
      <w:r>
        <w:t xml:space="preserve"> or </w:t>
      </w:r>
      <w:proofErr w:type="spellStart"/>
      <w:r>
        <w:t>IIb</w:t>
      </w:r>
      <w:proofErr w:type="spellEnd"/>
      <w:r>
        <w:t xml:space="preserve"> depending on its claimed clinical impact.</w:t>
      </w:r>
    </w:p>
    <w:p w14:paraId="4D850C70" w14:textId="77777777" w:rsidR="00C76803" w:rsidRDefault="009476B2">
      <w:pPr>
        <w:spacing w:after="160" w:line="320" w:lineRule="auto"/>
        <w:jc w:val="both"/>
      </w:pPr>
      <w:r>
        <w:lastRenderedPageBreak/>
        <w:t xml:space="preserve">The thesis-scope work does not seek any regulatory clearance and operates entirely on retrospective public data; no patient is ever connected to the system. Any future move toward clinical deployment would require explicit institutional review, prospective validation, and submission to the appropriate regulator. Section 6.4 (in the planned Future Work chapter) outlines the path from FYP-scope research artifact to a deployable </w:t>
      </w:r>
      <w:proofErr w:type="spellStart"/>
      <w:r>
        <w:t>SaMD</w:t>
      </w:r>
      <w:proofErr w:type="spellEnd"/>
      <w:r>
        <w:t xml:space="preserve"> candidate.</w:t>
      </w:r>
    </w:p>
    <w:p w14:paraId="043AFF94" w14:textId="77777777" w:rsidR="00C76803" w:rsidRPr="00D650D4" w:rsidRDefault="009476B2">
      <w:pPr>
        <w:pStyle w:val="Heading3"/>
        <w:rPr>
          <w:i w:val="0"/>
        </w:rPr>
      </w:pPr>
      <w:proofErr w:type="gramStart"/>
      <w:r w:rsidRPr="00D650D4">
        <w:rPr>
          <w:i w:val="0"/>
        </w:rPr>
        <w:t>3.10.3  Bias</w:t>
      </w:r>
      <w:proofErr w:type="gramEnd"/>
      <w:r w:rsidRPr="00D650D4">
        <w:rPr>
          <w:i w:val="0"/>
        </w:rPr>
        <w:t>, fairness, and equitable access</w:t>
      </w:r>
    </w:p>
    <w:p w14:paraId="666B90E7" w14:textId="77777777" w:rsidR="00C76803" w:rsidRDefault="009476B2">
      <w:pPr>
        <w:spacing w:after="160" w:line="320" w:lineRule="auto"/>
        <w:jc w:val="both"/>
      </w:pPr>
      <w:proofErr w:type="spellStart"/>
      <w:r>
        <w:t>VitalDB</w:t>
      </w:r>
      <w:proofErr w:type="spellEnd"/>
      <w:r>
        <w:t xml:space="preserve"> represents a single hospital and a single national population. Performance gaps between subgroups, as described in Section 3.9.5, are anticipated. The thesis acknowledges that any model trained exclusively on </w:t>
      </w:r>
      <w:proofErr w:type="spellStart"/>
      <w:r>
        <w:t>VitalDB</w:t>
      </w:r>
      <w:proofErr w:type="spellEnd"/>
      <w:r>
        <w:t xml:space="preserve"> will inherit the demographic and clinical biases of that population and that the path to broader deployment requires explicit cross-population evaluation. The motivating clinical case for this work, articulated in Chapter 1, is partly that a digital twin could extend specialist-grade decision support to settings where senior anesthesia expertise is unevenly available; this motivation can only be realized if the underlying models are themselves trained and validated on diverse populations, which is identified as essential future work.</w:t>
      </w:r>
    </w:p>
    <w:p w14:paraId="47A2DA57" w14:textId="77777777" w:rsidR="00C76803" w:rsidRPr="00D650D4" w:rsidRDefault="009476B2">
      <w:pPr>
        <w:pStyle w:val="Heading3"/>
        <w:rPr>
          <w:i w:val="0"/>
        </w:rPr>
      </w:pPr>
      <w:proofErr w:type="gramStart"/>
      <w:r w:rsidRPr="00D650D4">
        <w:rPr>
          <w:i w:val="0"/>
        </w:rPr>
        <w:t>3.10.4  Risk</w:t>
      </w:r>
      <w:proofErr w:type="gramEnd"/>
      <w:r w:rsidRPr="00D650D4">
        <w:rPr>
          <w:i w:val="0"/>
        </w:rPr>
        <w:t xml:space="preserve"> of automation bias and clinician dependence</w:t>
      </w:r>
    </w:p>
    <w:p w14:paraId="4D9F0F13" w14:textId="77777777" w:rsidR="00C76803" w:rsidRDefault="009476B2">
      <w:pPr>
        <w:spacing w:after="160" w:line="320" w:lineRule="auto"/>
        <w:jc w:val="both"/>
      </w:pPr>
      <w:r>
        <w:t>A documented concern in the perioperative AI literature is that high-confidence model outputs can produce automation bias, in which clinicians defer to the model even when their own clinical judgment would have produced a different decision. The decision-support framing of Section 3.7.3 mitigates but does not eliminate this concern. The user-interface design (described in implementation chapters subsequent to this thesis) presents what-if simulations as alternative scenarios to be considered, not as recommendations to be followed, and presents the model's confidence band visibly. Clinical evaluation of how clinicians actually interact with such an interface is identified as future work.</w:t>
      </w:r>
    </w:p>
    <w:p w14:paraId="6A123314" w14:textId="77777777" w:rsidR="00C76803" w:rsidRPr="00D650D4" w:rsidRDefault="009476B2">
      <w:pPr>
        <w:pStyle w:val="Heading3"/>
        <w:rPr>
          <w:i w:val="0"/>
        </w:rPr>
      </w:pPr>
      <w:proofErr w:type="gramStart"/>
      <w:r w:rsidRPr="00D650D4">
        <w:rPr>
          <w:i w:val="0"/>
        </w:rPr>
        <w:t>3.10.5  Methodological</w:t>
      </w:r>
      <w:proofErr w:type="gramEnd"/>
      <w:r w:rsidRPr="00D650D4">
        <w:rPr>
          <w:i w:val="0"/>
        </w:rPr>
        <w:t xml:space="preserve"> assumptions and their limits</w:t>
      </w:r>
    </w:p>
    <w:p w14:paraId="573E64AD" w14:textId="77777777" w:rsidR="00C76803" w:rsidRDefault="009476B2">
      <w:pPr>
        <w:spacing w:after="160" w:line="320" w:lineRule="auto"/>
        <w:jc w:val="both"/>
      </w:pPr>
      <w:r>
        <w:t xml:space="preserve">Three assumptions underpin the methodology and deserve to be stated explicitly so that the reader can judge their consequences. First, the proposed system assumes that the relationship between physiological signals and impending hypotension, learned on </w:t>
      </w:r>
      <w:proofErr w:type="spellStart"/>
      <w:r>
        <w:t>VitalDB</w:t>
      </w:r>
      <w:proofErr w:type="spellEnd"/>
      <w:r>
        <w:t xml:space="preserve"> during 2016–2017, will generalize to other times and other settings. There is no guarantee of this, and the literature on dataset shift in clinical AI gives good reasons for caution. The methodology partially mitigates this by including subgroup-stratified evaluation (Section 3.9.5) and by identifying cross-center evaluation as essential future work, but it cannot eliminate the assumption.</w:t>
      </w:r>
    </w:p>
    <w:p w14:paraId="0FA91598" w14:textId="77777777" w:rsidR="00C76803" w:rsidRDefault="009476B2">
      <w:pPr>
        <w:spacing w:after="160" w:line="320" w:lineRule="auto"/>
        <w:jc w:val="both"/>
      </w:pPr>
      <w:r>
        <w:lastRenderedPageBreak/>
        <w:t xml:space="preserve">Second, the per-patient calibration is assumed to converge to a stable parameter perturbation within the first ten to thirty minutes of monitoring, after which point the patient-specific PKPD parameters are reliable enough to support what-if simulation. This assumption is grounded in the published time-to-equilibration of the </w:t>
      </w:r>
      <w:proofErr w:type="spellStart"/>
      <w:r>
        <w:t>propofol</w:t>
      </w:r>
      <w:proofErr w:type="spellEnd"/>
      <w:r>
        <w:t xml:space="preserve"> effect-site compartment, but it has not been independently validated. If patients with unusual pharmacology (rapid metabolizers, slow distributors) require longer to converge, the simulation layer's output will be unreliable during the early phase of surgery in exactly those patients, who may also be the patients for whom population PKPD models are most inaccurate. The proposed mitigation is to expose the calibration's confidence band to the user (Section 3.6.6) and to grey out the what-if interface during the initial monitoring window before calibration is sufficient.</w:t>
      </w:r>
    </w:p>
    <w:p w14:paraId="64AE2C67" w14:textId="77777777" w:rsidR="00C76803" w:rsidRDefault="009476B2">
      <w:pPr>
        <w:spacing w:after="160" w:line="320" w:lineRule="auto"/>
        <w:jc w:val="both"/>
      </w:pPr>
      <w:r>
        <w:t>Third, the methodology assumes that the principal sources of intraoperative MAP variation that the system needs to predict and simulate are pharmacological and surgical, and that other sources (</w:t>
      </w:r>
      <w:proofErr w:type="spellStart"/>
      <w:r>
        <w:t>intercurrent</w:t>
      </w:r>
      <w:proofErr w:type="spellEnd"/>
      <w:r>
        <w:t xml:space="preserve"> cardiac events, sudden allergic reactions, </w:t>
      </w:r>
      <w:proofErr w:type="gramStart"/>
      <w:r>
        <w:t>anaphylaxis</w:t>
      </w:r>
      <w:proofErr w:type="gramEnd"/>
      <w:r>
        <w:t>) are sufficiently rare that they need not be modeled explicitly. This is consistent with the population statistics but means that the system will perform worst on exactly the cases that are most clinically catastrophic. The mitigation is to make the system's scope explicit in the user-facing documentation: the twin is a tool for managing routine intraoperative hypotension, not a replacement for vigilance against catastrophic events.</w:t>
      </w:r>
    </w:p>
    <w:p w14:paraId="08EA5080" w14:textId="77777777" w:rsidR="00C76803" w:rsidRDefault="009476B2">
      <w:pPr>
        <w:pStyle w:val="Heading2"/>
      </w:pPr>
      <w:proofErr w:type="gramStart"/>
      <w:r>
        <w:t>3.11  Summary</w:t>
      </w:r>
      <w:proofErr w:type="gramEnd"/>
      <w:r>
        <w:t xml:space="preserve"> and How This Methodology Fills the Gap</w:t>
      </w:r>
    </w:p>
    <w:p w14:paraId="201EF340" w14:textId="77777777" w:rsidR="00C76803" w:rsidRDefault="009476B2">
      <w:pPr>
        <w:spacing w:after="160" w:line="320" w:lineRule="auto"/>
        <w:jc w:val="both"/>
      </w:pPr>
      <w:r>
        <w:t>Chapter 2 identified the unfilled space in the perioperative-AI landscape as a digital twin that simultaneously (</w:t>
      </w:r>
      <w:proofErr w:type="spellStart"/>
      <w:r>
        <w:t>i</w:t>
      </w:r>
      <w:proofErr w:type="spellEnd"/>
      <w:r>
        <w:t xml:space="preserve">) forecasts hypotension risk from routinely available </w:t>
      </w:r>
      <w:proofErr w:type="spellStart"/>
      <w:r>
        <w:t>biosignals</w:t>
      </w:r>
      <w:proofErr w:type="spellEnd"/>
      <w:r>
        <w:t>, (ii) simulates per-patient pharmacological response to candidate interventions using individually calibrated PKPD parameters, and (iii) couples the two through a shared per-patient state representation accessible through a what-if interface. The methodology specified in the present chapter fills each of these requirements with a concrete, implementable design.</w:t>
      </w:r>
    </w:p>
    <w:p w14:paraId="5E66B34B" w14:textId="77777777" w:rsidR="00C76803" w:rsidRDefault="009476B2">
      <w:pPr>
        <w:spacing w:after="160" w:line="320" w:lineRule="auto"/>
        <w:jc w:val="both"/>
      </w:pPr>
      <w:r>
        <w:t xml:space="preserve">The forecasting requirement is met by the predictive layer of Section 3.5, which uses a hybrid CNN-GRU-tabular encoder, includes gray-zone samples in training, and is evaluated against discrimination, calibration, and decision-curve metrics rather than against AUROC alone. The simulation requirement is met by the mechanistic engine of Section 3.6, which uses the </w:t>
      </w:r>
      <w:proofErr w:type="spellStart"/>
      <w:r>
        <w:t>Eleveld</w:t>
      </w:r>
      <w:proofErr w:type="spellEnd"/>
      <w:r>
        <w:t xml:space="preserve"> 2018 </w:t>
      </w:r>
      <w:proofErr w:type="spellStart"/>
      <w:r>
        <w:t>propofol</w:t>
      </w:r>
      <w:proofErr w:type="spellEnd"/>
      <w:r>
        <w:t xml:space="preserve"> PKPD model and the Joachim 2024 norepinephrine PKPD model as population priors, and which becomes patient-specific through the calibration head's online perturbation of the population parameters. The coupling requirement is met by the shared latent state </w:t>
      </w:r>
      <w:proofErr w:type="spellStart"/>
      <w:r>
        <w:t>z_</w:t>
      </w:r>
      <w:proofErr w:type="gramStart"/>
      <w:r>
        <w:t>i</w:t>
      </w:r>
      <w:proofErr w:type="spellEnd"/>
      <w:r>
        <w:t>(</w:t>
      </w:r>
      <w:proofErr w:type="gramEnd"/>
      <w:r>
        <w:t xml:space="preserve">t) of </w:t>
      </w:r>
      <w:r>
        <w:lastRenderedPageBreak/>
        <w:t>Section 3.2.3, which is trained jointly to support both the forecasting and the calibration heads, and by the simulation cycle of Section 3.7.1, which executes both pathways at every clock tick.</w:t>
      </w:r>
    </w:p>
    <w:p w14:paraId="24F9244E" w14:textId="77777777" w:rsidR="00C76803" w:rsidRDefault="009476B2">
      <w:pPr>
        <w:spacing w:after="160" w:line="320" w:lineRule="auto"/>
        <w:jc w:val="both"/>
      </w:pPr>
      <w:r>
        <w:t>Three properties of the methodology address concerns raised in the literature review. The explicit treatment of gray-zone samples (Section 3.4.4) responds to the HPI selection-bias critique. The decision-curve and subgroup-stratified evaluation (Section 3.9) responds to the field's recent move beyond headline AUROC. The decision-support framing (Section 3.7.3) and the explicit acknowledgement of cross-center generalization as future work (Section 3.9.6) keep the contribution honest about its scope. The work is not the final word on perioperative digital twins; it is the demonstration, on a public dataset, by a single researcher, that the integration is implementable and that its evaluation can be carried out with methodological rigor consistent with the current state of the field.</w:t>
      </w:r>
    </w:p>
    <w:p w14:paraId="04F298EF" w14:textId="77777777" w:rsidR="00C76803" w:rsidRDefault="009476B2">
      <w:pPr>
        <w:spacing w:after="160" w:line="320" w:lineRule="auto"/>
        <w:jc w:val="both"/>
      </w:pPr>
      <w:r>
        <w:t>Subsequent chapters will report the implementation, the experimental results, and the discussion of limitations and future directions.</w:t>
      </w:r>
    </w:p>
    <w:p w14:paraId="69E1BF12" w14:textId="77777777" w:rsidR="00C76803" w:rsidRDefault="009476B2">
      <w:pPr>
        <w:rPr>
          <w:del w:id="83" w:author="muhammad mursaleen" w:date="2026-05-06T22:19:00Z"/>
        </w:rPr>
      </w:pPr>
      <w:r>
        <w:br w:type="page"/>
      </w:r>
    </w:p>
    <w:p w14:paraId="03485187" w14:textId="77777777" w:rsidR="009476B2" w:rsidRDefault="009476B2" w:rsidP="009476B2">
      <w:pPr>
        <w:pStyle w:val="Heading1"/>
      </w:pPr>
      <w:r>
        <w:t>References</w:t>
      </w:r>
      <w:del w:id="84" w:author="muhammad mursaleen" w:date="2026-05-06T22:19:00Z">
        <w:r w:rsidR="00F73F59">
          <w:delText xml:space="preserve"> (extended for Chapters 2 and 3)</w:delText>
        </w:r>
      </w:del>
    </w:p>
    <w:p w14:paraId="0EB68C4A" w14:textId="77777777" w:rsidR="00C76803" w:rsidRDefault="00F73F59">
      <w:pPr>
        <w:spacing w:after="200"/>
        <w:jc w:val="both"/>
        <w:rPr>
          <w:del w:id="85" w:author="muhammad mursaleen" w:date="2026-05-06T22:19:00Z"/>
        </w:rPr>
      </w:pPr>
      <w:del w:id="86" w:author="muhammad mursaleen" w:date="2026-05-06T22:19:00Z">
        <w:r>
          <w:rPr>
            <w:i/>
            <w:iCs/>
          </w:rPr>
          <w:delText>References [1]–[25] are listed in Chapter 1. Additional references introduced in Chapters 2 and 3 are listed below, continuing the same numbering scheme.</w:delText>
        </w:r>
      </w:del>
    </w:p>
    <w:p w14:paraId="086C583A" w14:textId="77777777" w:rsidR="009476B2" w:rsidRDefault="009476B2" w:rsidP="009476B2">
      <w:pPr>
        <w:spacing w:after="140" w:line="300" w:lineRule="auto"/>
        <w:ind w:left="720" w:hanging="720"/>
        <w:rPr>
          <w:ins w:id="87" w:author="muhammad mursaleen" w:date="2026-05-06T22:19:00Z"/>
        </w:rPr>
      </w:pPr>
      <w:ins w:id="88" w:author="muhammad mursaleen" w:date="2026-05-06T22:19:00Z">
        <w:r>
          <w:rPr>
            <w:sz w:val="22"/>
            <w:szCs w:val="22"/>
          </w:rPr>
          <w:t>[1</w:t>
        </w:r>
        <w:proofErr w:type="gramStart"/>
        <w:r>
          <w:rPr>
            <w:sz w:val="22"/>
            <w:szCs w:val="22"/>
          </w:rPr>
          <w:t>]  Shafer</w:t>
        </w:r>
        <w:proofErr w:type="gramEnd"/>
        <w:r>
          <w:rPr>
            <w:sz w:val="22"/>
            <w:szCs w:val="22"/>
          </w:rPr>
          <w:t>, S. L., &amp; Gregg, K. M. (1992). Algorithms to rapidly achieve and maintain stable drug concentrations at the effect site. Journal of Pharmacokinetics and Biopharmaceutics, 20(2), 147–169.</w:t>
        </w:r>
      </w:ins>
    </w:p>
    <w:p w14:paraId="3F8154AE" w14:textId="77777777" w:rsidR="009476B2" w:rsidRDefault="009476B2" w:rsidP="009476B2">
      <w:pPr>
        <w:spacing w:after="140" w:line="300" w:lineRule="auto"/>
        <w:ind w:left="720" w:hanging="720"/>
        <w:rPr>
          <w:ins w:id="89" w:author="muhammad mursaleen" w:date="2026-05-06T22:19:00Z"/>
        </w:rPr>
      </w:pPr>
      <w:ins w:id="90" w:author="muhammad mursaleen" w:date="2026-05-06T22:19:00Z">
        <w:r>
          <w:rPr>
            <w:sz w:val="22"/>
            <w:szCs w:val="22"/>
          </w:rPr>
          <w:t xml:space="preserve">[2]  </w:t>
        </w:r>
        <w:proofErr w:type="spellStart"/>
        <w:r>
          <w:rPr>
            <w:sz w:val="22"/>
            <w:szCs w:val="22"/>
          </w:rPr>
          <w:t>Schnider</w:t>
        </w:r>
        <w:proofErr w:type="spellEnd"/>
        <w:r>
          <w:rPr>
            <w:sz w:val="22"/>
            <w:szCs w:val="22"/>
          </w:rPr>
          <w:t xml:space="preserve">, T. W., Minto, C. F., </w:t>
        </w:r>
        <w:proofErr w:type="spellStart"/>
        <w:r>
          <w:rPr>
            <w:sz w:val="22"/>
            <w:szCs w:val="22"/>
          </w:rPr>
          <w:t>Gambus</w:t>
        </w:r>
        <w:proofErr w:type="spellEnd"/>
        <w:r>
          <w:rPr>
            <w:sz w:val="22"/>
            <w:szCs w:val="22"/>
          </w:rPr>
          <w:t xml:space="preserve">, P. L., Andresen, C., </w:t>
        </w:r>
        <w:proofErr w:type="spellStart"/>
        <w:r>
          <w:rPr>
            <w:sz w:val="22"/>
            <w:szCs w:val="22"/>
          </w:rPr>
          <w:t>Goodale</w:t>
        </w:r>
        <w:proofErr w:type="spellEnd"/>
        <w:r>
          <w:rPr>
            <w:sz w:val="22"/>
            <w:szCs w:val="22"/>
          </w:rPr>
          <w:t xml:space="preserve">, D. B., Shafer, S. L., &amp; </w:t>
        </w:r>
        <w:proofErr w:type="spellStart"/>
        <w:r>
          <w:rPr>
            <w:sz w:val="22"/>
            <w:szCs w:val="22"/>
          </w:rPr>
          <w:t>Youngs</w:t>
        </w:r>
        <w:proofErr w:type="spellEnd"/>
        <w:r>
          <w:rPr>
            <w:sz w:val="22"/>
            <w:szCs w:val="22"/>
          </w:rPr>
          <w:t xml:space="preserve">, E. J. (1998). The influence of method of administration and covariates on the pharmacokinetics of </w:t>
        </w:r>
        <w:proofErr w:type="spellStart"/>
        <w:r>
          <w:rPr>
            <w:sz w:val="22"/>
            <w:szCs w:val="22"/>
          </w:rPr>
          <w:t>propofol</w:t>
        </w:r>
        <w:proofErr w:type="spellEnd"/>
        <w:r>
          <w:rPr>
            <w:sz w:val="22"/>
            <w:szCs w:val="22"/>
          </w:rPr>
          <w:t xml:space="preserve"> in adult volunteers. Anesthesiology, 88(5), 1170–1182.</w:t>
        </w:r>
      </w:ins>
    </w:p>
    <w:p w14:paraId="5F9A7D1A" w14:textId="77777777" w:rsidR="009476B2" w:rsidRDefault="009476B2" w:rsidP="009476B2">
      <w:pPr>
        <w:spacing w:after="140" w:line="300" w:lineRule="auto"/>
        <w:ind w:left="720" w:hanging="720"/>
        <w:rPr>
          <w:ins w:id="91" w:author="muhammad mursaleen" w:date="2026-05-06T22:19:00Z"/>
        </w:rPr>
      </w:pPr>
      <w:ins w:id="92" w:author="muhammad mursaleen" w:date="2026-05-06T22:19:00Z">
        <w:r>
          <w:rPr>
            <w:sz w:val="22"/>
            <w:szCs w:val="22"/>
          </w:rPr>
          <w:t>[3</w:t>
        </w:r>
        <w:proofErr w:type="gramStart"/>
        <w:r>
          <w:rPr>
            <w:sz w:val="22"/>
            <w:szCs w:val="22"/>
          </w:rPr>
          <w:t>]  Lee</w:t>
        </w:r>
        <w:proofErr w:type="gramEnd"/>
        <w:r>
          <w:rPr>
            <w:sz w:val="22"/>
            <w:szCs w:val="22"/>
          </w:rPr>
          <w:t>, H. C., &amp; Jung, C. W. (2018). Vital Recorder—a free research tool for automatic recording of high-resolution time-</w:t>
        </w:r>
        <w:proofErr w:type="spellStart"/>
        <w:r>
          <w:rPr>
            <w:sz w:val="22"/>
            <w:szCs w:val="22"/>
          </w:rPr>
          <w:t>synchronised</w:t>
        </w:r>
        <w:proofErr w:type="spellEnd"/>
        <w:r>
          <w:rPr>
            <w:sz w:val="22"/>
            <w:szCs w:val="22"/>
          </w:rPr>
          <w:t xml:space="preserve"> physiological data from multiple </w:t>
        </w:r>
        <w:proofErr w:type="spellStart"/>
        <w:r>
          <w:rPr>
            <w:sz w:val="22"/>
            <w:szCs w:val="22"/>
          </w:rPr>
          <w:t>anaesthesia</w:t>
        </w:r>
        <w:proofErr w:type="spellEnd"/>
        <w:r>
          <w:rPr>
            <w:sz w:val="22"/>
            <w:szCs w:val="22"/>
          </w:rPr>
          <w:t xml:space="preserve"> devices. Scientific Reports, 8, 1527.</w:t>
        </w:r>
      </w:ins>
    </w:p>
    <w:p w14:paraId="44BE4090" w14:textId="77777777" w:rsidR="009476B2" w:rsidRDefault="009476B2" w:rsidP="009476B2">
      <w:pPr>
        <w:spacing w:after="140" w:line="300" w:lineRule="auto"/>
        <w:ind w:left="720" w:hanging="720"/>
        <w:rPr>
          <w:ins w:id="93" w:author="muhammad mursaleen" w:date="2026-05-06T22:19:00Z"/>
        </w:rPr>
      </w:pPr>
      <w:ins w:id="94" w:author="muhammad mursaleen" w:date="2026-05-06T22:19:00Z">
        <w:r>
          <w:rPr>
            <w:sz w:val="22"/>
            <w:szCs w:val="22"/>
          </w:rPr>
          <w:t>[4</w:t>
        </w:r>
        <w:proofErr w:type="gramStart"/>
        <w:r>
          <w:rPr>
            <w:sz w:val="22"/>
            <w:szCs w:val="22"/>
          </w:rPr>
          <w:t>]  Lee</w:t>
        </w:r>
        <w:proofErr w:type="gramEnd"/>
        <w:r>
          <w:rPr>
            <w:sz w:val="22"/>
            <w:szCs w:val="22"/>
          </w:rPr>
          <w:t xml:space="preserve">, H. C., Park, Y., Yoon, S. B., Yang, S. M., Park, D., &amp; Jung, C. W. (2022). </w:t>
        </w:r>
        <w:proofErr w:type="spellStart"/>
        <w:r>
          <w:rPr>
            <w:sz w:val="22"/>
            <w:szCs w:val="22"/>
          </w:rPr>
          <w:t>VitalDB</w:t>
        </w:r>
        <w:proofErr w:type="spellEnd"/>
        <w:r>
          <w:rPr>
            <w:sz w:val="22"/>
            <w:szCs w:val="22"/>
          </w:rPr>
          <w:t>, a high-fidelity multi-parameter vital signs database in surgical patients. Scientific Data, 9, 279.</w:t>
        </w:r>
      </w:ins>
    </w:p>
    <w:p w14:paraId="51BFA04A" w14:textId="77777777" w:rsidR="009476B2" w:rsidRDefault="009476B2" w:rsidP="009476B2">
      <w:pPr>
        <w:spacing w:after="140" w:line="300" w:lineRule="auto"/>
        <w:ind w:left="720" w:hanging="720"/>
        <w:rPr>
          <w:ins w:id="95" w:author="muhammad mursaleen" w:date="2026-05-06T22:19:00Z"/>
        </w:rPr>
      </w:pPr>
      <w:ins w:id="96" w:author="muhammad mursaleen" w:date="2026-05-06T22:19:00Z">
        <w:r>
          <w:rPr>
            <w:sz w:val="22"/>
            <w:szCs w:val="22"/>
          </w:rPr>
          <w:t>[5</w:t>
        </w:r>
        <w:proofErr w:type="gramStart"/>
        <w:r>
          <w:rPr>
            <w:sz w:val="22"/>
            <w:szCs w:val="22"/>
          </w:rPr>
          <w:t xml:space="preserve">]  </w:t>
        </w:r>
        <w:proofErr w:type="spellStart"/>
        <w:r>
          <w:rPr>
            <w:sz w:val="22"/>
            <w:szCs w:val="22"/>
          </w:rPr>
          <w:t>Bijker</w:t>
        </w:r>
        <w:proofErr w:type="spellEnd"/>
        <w:proofErr w:type="gramEnd"/>
        <w:r>
          <w:rPr>
            <w:sz w:val="22"/>
            <w:szCs w:val="22"/>
          </w:rPr>
          <w:t xml:space="preserve">, J. B., van </w:t>
        </w:r>
        <w:proofErr w:type="spellStart"/>
        <w:r>
          <w:rPr>
            <w:sz w:val="22"/>
            <w:szCs w:val="22"/>
          </w:rPr>
          <w:t>Klei</w:t>
        </w:r>
        <w:proofErr w:type="spellEnd"/>
        <w:r>
          <w:rPr>
            <w:sz w:val="22"/>
            <w:szCs w:val="22"/>
          </w:rPr>
          <w:t xml:space="preserve">, W. A., </w:t>
        </w:r>
        <w:proofErr w:type="spellStart"/>
        <w:r>
          <w:rPr>
            <w:sz w:val="22"/>
            <w:szCs w:val="22"/>
          </w:rPr>
          <w:t>Kappen</w:t>
        </w:r>
        <w:proofErr w:type="spellEnd"/>
        <w:r>
          <w:rPr>
            <w:sz w:val="22"/>
            <w:szCs w:val="22"/>
          </w:rPr>
          <w:t xml:space="preserve">, T. H., van </w:t>
        </w:r>
        <w:proofErr w:type="spellStart"/>
        <w:r>
          <w:rPr>
            <w:sz w:val="22"/>
            <w:szCs w:val="22"/>
          </w:rPr>
          <w:t>Wolfswinkel</w:t>
        </w:r>
        <w:proofErr w:type="spellEnd"/>
        <w:r>
          <w:rPr>
            <w:sz w:val="22"/>
            <w:szCs w:val="22"/>
          </w:rPr>
          <w:t xml:space="preserve">, L., Moons, K. G., &amp; </w:t>
        </w:r>
        <w:proofErr w:type="spellStart"/>
        <w:r>
          <w:rPr>
            <w:sz w:val="22"/>
            <w:szCs w:val="22"/>
          </w:rPr>
          <w:t>Kalkman</w:t>
        </w:r>
        <w:proofErr w:type="spellEnd"/>
        <w:r>
          <w:rPr>
            <w:sz w:val="22"/>
            <w:szCs w:val="22"/>
          </w:rPr>
          <w:t>, C. J. (2007). Incidence of intraoperative hypotension as a function of the chosen definition. Anesthesiology, 107(2), 213–220.</w:t>
        </w:r>
      </w:ins>
    </w:p>
    <w:p w14:paraId="3F7517C4" w14:textId="77777777" w:rsidR="009476B2" w:rsidRDefault="009476B2" w:rsidP="009476B2">
      <w:pPr>
        <w:spacing w:after="140" w:line="300" w:lineRule="auto"/>
        <w:ind w:left="720" w:hanging="720"/>
        <w:rPr>
          <w:ins w:id="97" w:author="muhammad mursaleen" w:date="2026-05-06T22:19:00Z"/>
        </w:rPr>
      </w:pPr>
      <w:ins w:id="98" w:author="muhammad mursaleen" w:date="2026-05-06T22:19:00Z">
        <w:r>
          <w:rPr>
            <w:sz w:val="22"/>
            <w:szCs w:val="22"/>
          </w:rPr>
          <w:t>[6</w:t>
        </w:r>
        <w:proofErr w:type="gramStart"/>
        <w:r>
          <w:rPr>
            <w:sz w:val="22"/>
            <w:szCs w:val="22"/>
          </w:rPr>
          <w:t xml:space="preserve">]  </w:t>
        </w:r>
        <w:proofErr w:type="spellStart"/>
        <w:r>
          <w:rPr>
            <w:sz w:val="22"/>
            <w:szCs w:val="22"/>
          </w:rPr>
          <w:t>Hatib</w:t>
        </w:r>
        <w:proofErr w:type="spellEnd"/>
        <w:proofErr w:type="gramEnd"/>
        <w:r>
          <w:rPr>
            <w:sz w:val="22"/>
            <w:szCs w:val="22"/>
          </w:rPr>
          <w:t xml:space="preserve">, F., Jian, Z., </w:t>
        </w:r>
        <w:proofErr w:type="spellStart"/>
        <w:r>
          <w:rPr>
            <w:sz w:val="22"/>
            <w:szCs w:val="22"/>
          </w:rPr>
          <w:t>Buddi</w:t>
        </w:r>
        <w:proofErr w:type="spellEnd"/>
        <w:r>
          <w:rPr>
            <w:sz w:val="22"/>
            <w:szCs w:val="22"/>
          </w:rPr>
          <w:t xml:space="preserve">, S., Lee, C., </w:t>
        </w:r>
        <w:proofErr w:type="spellStart"/>
        <w:r>
          <w:rPr>
            <w:sz w:val="22"/>
            <w:szCs w:val="22"/>
          </w:rPr>
          <w:t>Settels</w:t>
        </w:r>
        <w:proofErr w:type="spellEnd"/>
        <w:r>
          <w:rPr>
            <w:sz w:val="22"/>
            <w:szCs w:val="22"/>
          </w:rPr>
          <w:t xml:space="preserve">, J., </w:t>
        </w:r>
        <w:proofErr w:type="spellStart"/>
        <w:r>
          <w:rPr>
            <w:sz w:val="22"/>
            <w:szCs w:val="22"/>
          </w:rPr>
          <w:t>Sibert</w:t>
        </w:r>
        <w:proofErr w:type="spellEnd"/>
        <w:r>
          <w:rPr>
            <w:sz w:val="22"/>
            <w:szCs w:val="22"/>
          </w:rPr>
          <w:t xml:space="preserve">, K., Rinehart, J., &amp; </w:t>
        </w:r>
        <w:proofErr w:type="spellStart"/>
        <w:r>
          <w:rPr>
            <w:sz w:val="22"/>
            <w:szCs w:val="22"/>
          </w:rPr>
          <w:t>Cannesson</w:t>
        </w:r>
        <w:proofErr w:type="spellEnd"/>
        <w:r>
          <w:rPr>
            <w:sz w:val="22"/>
            <w:szCs w:val="22"/>
          </w:rPr>
          <w:t>, M. (2018). Machine-learning algorithm to predict hypotension based on high-fidelity arterial pressure waveform analysis. Anesthesiology, 129(4), 663–674.</w:t>
        </w:r>
      </w:ins>
    </w:p>
    <w:p w14:paraId="0A1D8EBA" w14:textId="77777777" w:rsidR="009476B2" w:rsidRDefault="009476B2" w:rsidP="009476B2">
      <w:pPr>
        <w:spacing w:after="140" w:line="300" w:lineRule="auto"/>
        <w:ind w:left="720" w:hanging="720"/>
        <w:rPr>
          <w:ins w:id="99" w:author="muhammad mursaleen" w:date="2026-05-06T22:19:00Z"/>
        </w:rPr>
      </w:pPr>
      <w:ins w:id="100" w:author="muhammad mursaleen" w:date="2026-05-06T22:19:00Z">
        <w:r>
          <w:rPr>
            <w:sz w:val="22"/>
            <w:szCs w:val="22"/>
          </w:rPr>
          <w:t xml:space="preserve">[7]  </w:t>
        </w:r>
        <w:proofErr w:type="spellStart"/>
        <w:r>
          <w:rPr>
            <w:sz w:val="22"/>
            <w:szCs w:val="22"/>
          </w:rPr>
          <w:t>Wijnberge</w:t>
        </w:r>
        <w:proofErr w:type="spellEnd"/>
        <w:r>
          <w:rPr>
            <w:sz w:val="22"/>
            <w:szCs w:val="22"/>
          </w:rPr>
          <w:t xml:space="preserve">, M., </w:t>
        </w:r>
        <w:proofErr w:type="spellStart"/>
        <w:r>
          <w:rPr>
            <w:sz w:val="22"/>
            <w:szCs w:val="22"/>
          </w:rPr>
          <w:t>Geerts</w:t>
        </w:r>
        <w:proofErr w:type="spellEnd"/>
        <w:r>
          <w:rPr>
            <w:sz w:val="22"/>
            <w:szCs w:val="22"/>
          </w:rPr>
          <w:t xml:space="preserve">, B. F., </w:t>
        </w:r>
        <w:proofErr w:type="spellStart"/>
        <w:r>
          <w:rPr>
            <w:sz w:val="22"/>
            <w:szCs w:val="22"/>
          </w:rPr>
          <w:t>Hol</w:t>
        </w:r>
        <w:proofErr w:type="spellEnd"/>
        <w:r>
          <w:rPr>
            <w:sz w:val="22"/>
            <w:szCs w:val="22"/>
          </w:rPr>
          <w:t xml:space="preserve">, L., </w:t>
        </w:r>
        <w:proofErr w:type="spellStart"/>
        <w:r>
          <w:rPr>
            <w:sz w:val="22"/>
            <w:szCs w:val="22"/>
          </w:rPr>
          <w:t>Lemmers</w:t>
        </w:r>
        <w:proofErr w:type="spellEnd"/>
        <w:r>
          <w:rPr>
            <w:sz w:val="22"/>
            <w:szCs w:val="22"/>
          </w:rPr>
          <w:t xml:space="preserve">, N., Mulder, M. P., Berge, P., Schenk, J., </w:t>
        </w:r>
        <w:proofErr w:type="spellStart"/>
        <w:r>
          <w:rPr>
            <w:sz w:val="22"/>
            <w:szCs w:val="22"/>
          </w:rPr>
          <w:t>Terwindt</w:t>
        </w:r>
        <w:proofErr w:type="spellEnd"/>
        <w:r>
          <w:rPr>
            <w:sz w:val="22"/>
            <w:szCs w:val="22"/>
          </w:rPr>
          <w:t xml:space="preserve">, L. E., Hollmann, M. W., </w:t>
        </w:r>
        <w:proofErr w:type="spellStart"/>
        <w:r>
          <w:rPr>
            <w:sz w:val="22"/>
            <w:szCs w:val="22"/>
          </w:rPr>
          <w:t>Vlaar</w:t>
        </w:r>
        <w:proofErr w:type="spellEnd"/>
        <w:r>
          <w:rPr>
            <w:sz w:val="22"/>
            <w:szCs w:val="22"/>
          </w:rPr>
          <w:t xml:space="preserve">, A. P., &amp; </w:t>
        </w:r>
        <w:proofErr w:type="spellStart"/>
        <w:r>
          <w:rPr>
            <w:sz w:val="22"/>
            <w:szCs w:val="22"/>
          </w:rPr>
          <w:t>Veelo</w:t>
        </w:r>
        <w:proofErr w:type="spellEnd"/>
        <w:r>
          <w:rPr>
            <w:sz w:val="22"/>
            <w:szCs w:val="22"/>
          </w:rPr>
          <w:t xml:space="preserve">, D. P. (2020). Effect of a machine learning-derived early warning system for intraoperative hypotension vs standard care on the depth and duration of intraoperative hypotension during elective </w:t>
        </w:r>
        <w:proofErr w:type="spellStart"/>
        <w:r>
          <w:rPr>
            <w:sz w:val="22"/>
            <w:szCs w:val="22"/>
          </w:rPr>
          <w:t>noncardiac</w:t>
        </w:r>
        <w:proofErr w:type="spellEnd"/>
        <w:r>
          <w:rPr>
            <w:sz w:val="22"/>
            <w:szCs w:val="22"/>
          </w:rPr>
          <w:t xml:space="preserve"> surgery: the HYPE randomized clinical trial. JAMA, 323(11), 1052–1060.</w:t>
        </w:r>
      </w:ins>
    </w:p>
    <w:p w14:paraId="2AF924DA" w14:textId="77777777" w:rsidR="009476B2" w:rsidRDefault="009476B2" w:rsidP="009476B2">
      <w:pPr>
        <w:spacing w:after="140" w:line="300" w:lineRule="auto"/>
        <w:ind w:left="720" w:hanging="720"/>
        <w:rPr>
          <w:ins w:id="101" w:author="muhammad mursaleen" w:date="2026-05-06T22:19:00Z"/>
        </w:rPr>
      </w:pPr>
      <w:ins w:id="102" w:author="muhammad mursaleen" w:date="2026-05-06T22:19:00Z">
        <w:r>
          <w:rPr>
            <w:sz w:val="22"/>
            <w:szCs w:val="22"/>
          </w:rPr>
          <w:t xml:space="preserve">[8]  Lee, S., Lee, H.-C., Chu, Y. S., Song, S. W., </w:t>
        </w:r>
        <w:proofErr w:type="spellStart"/>
        <w:r>
          <w:rPr>
            <w:sz w:val="22"/>
            <w:szCs w:val="22"/>
          </w:rPr>
          <w:t>Ahn</w:t>
        </w:r>
        <w:proofErr w:type="spellEnd"/>
        <w:r>
          <w:rPr>
            <w:sz w:val="22"/>
            <w:szCs w:val="22"/>
          </w:rPr>
          <w:t xml:space="preserve">, G. J., Lee, H., Yang, S., &amp; </w:t>
        </w:r>
        <w:proofErr w:type="spellStart"/>
        <w:r>
          <w:rPr>
            <w:sz w:val="22"/>
            <w:szCs w:val="22"/>
          </w:rPr>
          <w:t>Koh</w:t>
        </w:r>
        <w:proofErr w:type="spellEnd"/>
        <w:r>
          <w:rPr>
            <w:sz w:val="22"/>
            <w:szCs w:val="22"/>
          </w:rPr>
          <w:t xml:space="preserve">, S. B. (2021). Deep learning models for the prediction of intraoperative hypotension. British Journal of </w:t>
        </w:r>
        <w:proofErr w:type="spellStart"/>
        <w:r>
          <w:rPr>
            <w:sz w:val="22"/>
            <w:szCs w:val="22"/>
          </w:rPr>
          <w:t>Anaesthesia</w:t>
        </w:r>
        <w:proofErr w:type="spellEnd"/>
        <w:r>
          <w:rPr>
            <w:sz w:val="22"/>
            <w:szCs w:val="22"/>
          </w:rPr>
          <w:t>, 126(4), 808–817.</w:t>
        </w:r>
      </w:ins>
    </w:p>
    <w:p w14:paraId="33078A46" w14:textId="77777777" w:rsidR="009476B2" w:rsidRDefault="009476B2" w:rsidP="009476B2">
      <w:pPr>
        <w:spacing w:after="140" w:line="300" w:lineRule="auto"/>
        <w:ind w:left="720" w:hanging="720"/>
        <w:rPr>
          <w:ins w:id="103" w:author="muhammad mursaleen" w:date="2026-05-06T22:19:00Z"/>
        </w:rPr>
      </w:pPr>
      <w:ins w:id="104" w:author="muhammad mursaleen" w:date="2026-05-06T22:19:00Z">
        <w:r>
          <w:rPr>
            <w:sz w:val="22"/>
            <w:szCs w:val="22"/>
          </w:rPr>
          <w:t>[9</w:t>
        </w:r>
        <w:proofErr w:type="gramStart"/>
        <w:r>
          <w:rPr>
            <w:sz w:val="22"/>
            <w:szCs w:val="22"/>
          </w:rPr>
          <w:t xml:space="preserve">]  </w:t>
        </w:r>
        <w:proofErr w:type="spellStart"/>
        <w:r>
          <w:rPr>
            <w:sz w:val="22"/>
            <w:szCs w:val="22"/>
          </w:rPr>
          <w:t>Choe</w:t>
        </w:r>
        <w:proofErr w:type="spellEnd"/>
        <w:proofErr w:type="gramEnd"/>
        <w:r>
          <w:rPr>
            <w:sz w:val="22"/>
            <w:szCs w:val="22"/>
          </w:rPr>
          <w:t>, S. H., Cho, H., Bae, J., Ji, S.-H., Yoon, H.-K., Lee, H.-C., Lee, J.-H., Kim, H.-S., &amp; Kim, J.-T. (2024). Prediction of intraoperative hypotension using deep learning models based on non-invasive monitoring devices. Journal of Clinical Monitoring and Computing, 38(5), 1101–1110.</w:t>
        </w:r>
      </w:ins>
    </w:p>
    <w:p w14:paraId="4350796B" w14:textId="77777777" w:rsidR="009476B2" w:rsidRDefault="009476B2" w:rsidP="009476B2">
      <w:pPr>
        <w:spacing w:after="140" w:line="300" w:lineRule="auto"/>
        <w:ind w:left="720" w:hanging="720"/>
        <w:rPr>
          <w:ins w:id="105" w:author="muhammad mursaleen" w:date="2026-05-06T22:19:00Z"/>
        </w:rPr>
      </w:pPr>
      <w:ins w:id="106" w:author="muhammad mursaleen" w:date="2026-05-06T22:19:00Z">
        <w:r>
          <w:rPr>
            <w:sz w:val="22"/>
            <w:szCs w:val="22"/>
          </w:rPr>
          <w:t xml:space="preserve">[10] Jo, Y. Y., Jang, J. H., Kwon, J., Lee, H. C., Jung, C. W., Byun, S., &amp; </w:t>
        </w:r>
        <w:proofErr w:type="spellStart"/>
        <w:r>
          <w:rPr>
            <w:sz w:val="22"/>
            <w:szCs w:val="22"/>
          </w:rPr>
          <w:t>Jeong</w:t>
        </w:r>
        <w:proofErr w:type="spellEnd"/>
        <w:r>
          <w:rPr>
            <w:sz w:val="22"/>
            <w:szCs w:val="22"/>
          </w:rPr>
          <w:t>, H. G. (2021). Predicting intraoperative hypotension using deep learning with waveforms of arterial blood pressure, electroencephalogram, and electrocardiogram: STEP-OP. JMIR Medical Informatics, 9(9), e31311.</w:t>
        </w:r>
      </w:ins>
    </w:p>
    <w:p w14:paraId="014EDD7C" w14:textId="77777777" w:rsidR="009476B2" w:rsidRDefault="009476B2" w:rsidP="009476B2">
      <w:pPr>
        <w:spacing w:after="140" w:line="300" w:lineRule="auto"/>
        <w:ind w:left="720" w:hanging="720"/>
        <w:rPr>
          <w:ins w:id="107" w:author="muhammad mursaleen" w:date="2026-05-06T22:19:00Z"/>
        </w:rPr>
      </w:pPr>
      <w:ins w:id="108" w:author="muhammad mursaleen" w:date="2026-05-06T22:19:00Z">
        <w:r>
          <w:rPr>
            <w:sz w:val="22"/>
            <w:szCs w:val="22"/>
          </w:rPr>
          <w:t xml:space="preserve">[11] </w:t>
        </w:r>
        <w:proofErr w:type="spellStart"/>
        <w:r>
          <w:rPr>
            <w:sz w:val="22"/>
            <w:szCs w:val="22"/>
          </w:rPr>
          <w:t>Roh</w:t>
        </w:r>
        <w:proofErr w:type="spellEnd"/>
        <w:r>
          <w:rPr>
            <w:sz w:val="22"/>
            <w:szCs w:val="22"/>
          </w:rPr>
          <w:t xml:space="preserve">, S. Y., Lee, K. Y., &amp; colleagues. (2025). Machine learning methods for the prediction of intraoperative hypotension with </w:t>
        </w:r>
        <w:proofErr w:type="spellStart"/>
        <w:r>
          <w:rPr>
            <w:sz w:val="22"/>
            <w:szCs w:val="22"/>
          </w:rPr>
          <w:t>biosignal</w:t>
        </w:r>
        <w:proofErr w:type="spellEnd"/>
        <w:r>
          <w:rPr>
            <w:sz w:val="22"/>
            <w:szCs w:val="22"/>
          </w:rPr>
          <w:t xml:space="preserve"> waveforms. </w:t>
        </w:r>
        <w:proofErr w:type="spellStart"/>
        <w:r>
          <w:rPr>
            <w:sz w:val="22"/>
            <w:szCs w:val="22"/>
          </w:rPr>
          <w:t>Medicina</w:t>
        </w:r>
        <w:proofErr w:type="spellEnd"/>
        <w:r>
          <w:rPr>
            <w:sz w:val="22"/>
            <w:szCs w:val="22"/>
          </w:rPr>
          <w:t>, 61(11), 2039.</w:t>
        </w:r>
      </w:ins>
    </w:p>
    <w:p w14:paraId="499388D5" w14:textId="77777777" w:rsidR="009476B2" w:rsidRDefault="009476B2" w:rsidP="009476B2">
      <w:pPr>
        <w:spacing w:after="140" w:line="300" w:lineRule="auto"/>
        <w:ind w:left="720" w:hanging="720"/>
        <w:rPr>
          <w:ins w:id="109" w:author="muhammad mursaleen" w:date="2026-05-06T22:19:00Z"/>
        </w:rPr>
      </w:pPr>
      <w:ins w:id="110" w:author="muhammad mursaleen" w:date="2026-05-06T22:19:00Z">
        <w:r>
          <w:rPr>
            <w:sz w:val="22"/>
            <w:szCs w:val="22"/>
          </w:rPr>
          <w:lastRenderedPageBreak/>
          <w:t>[12] Liu, J., et al. (2026). Transformer-based deep learning model for real-time prediction of intraoperative hypotension using dynamic time-series vital signs: a retrospective study. PLOS Medicine, 23(3), e1005024.</w:t>
        </w:r>
      </w:ins>
    </w:p>
    <w:p w14:paraId="3BF5225B" w14:textId="77777777" w:rsidR="009476B2" w:rsidRDefault="009476B2" w:rsidP="009476B2">
      <w:pPr>
        <w:spacing w:after="140" w:line="300" w:lineRule="auto"/>
        <w:ind w:left="720" w:hanging="720"/>
        <w:rPr>
          <w:ins w:id="111" w:author="muhammad mursaleen" w:date="2026-05-06T22:19:00Z"/>
        </w:rPr>
      </w:pPr>
      <w:ins w:id="112" w:author="muhammad mursaleen" w:date="2026-05-06T22:19:00Z">
        <w:r>
          <w:rPr>
            <w:sz w:val="22"/>
            <w:szCs w:val="22"/>
          </w:rPr>
          <w:t>[13] Wang, Y., et al. (2025). Towards reliable prediction of intraoperative hypotension: a cross-center evaluation of deep learning-based and MAP-derived methods. Journal of Clinical Monitoring and Computing.</w:t>
        </w:r>
      </w:ins>
    </w:p>
    <w:p w14:paraId="4633CD3B" w14:textId="77777777" w:rsidR="009476B2" w:rsidRDefault="009476B2" w:rsidP="009476B2">
      <w:pPr>
        <w:spacing w:after="140" w:line="300" w:lineRule="auto"/>
        <w:ind w:left="720" w:hanging="720"/>
        <w:rPr>
          <w:ins w:id="113" w:author="muhammad mursaleen" w:date="2026-05-06T22:19:00Z"/>
        </w:rPr>
      </w:pPr>
      <w:ins w:id="114" w:author="muhammad mursaleen" w:date="2026-05-06T22:19:00Z">
        <w:r>
          <w:rPr>
            <w:sz w:val="22"/>
            <w:szCs w:val="22"/>
          </w:rPr>
          <w:t xml:space="preserve">[14] </w:t>
        </w:r>
        <w:proofErr w:type="spellStart"/>
        <w:r>
          <w:rPr>
            <w:sz w:val="22"/>
            <w:szCs w:val="22"/>
          </w:rPr>
          <w:t>Bruynseels</w:t>
        </w:r>
        <w:proofErr w:type="spellEnd"/>
        <w:r>
          <w:rPr>
            <w:sz w:val="22"/>
            <w:szCs w:val="22"/>
          </w:rPr>
          <w:t xml:space="preserve">, K., </w:t>
        </w:r>
        <w:proofErr w:type="spellStart"/>
        <w:r>
          <w:rPr>
            <w:sz w:val="22"/>
            <w:szCs w:val="22"/>
          </w:rPr>
          <w:t>Santoni</w:t>
        </w:r>
        <w:proofErr w:type="spellEnd"/>
        <w:r>
          <w:rPr>
            <w:sz w:val="22"/>
            <w:szCs w:val="22"/>
          </w:rPr>
          <w:t xml:space="preserve"> de </w:t>
        </w:r>
        <w:proofErr w:type="spellStart"/>
        <w:r>
          <w:rPr>
            <w:sz w:val="22"/>
            <w:szCs w:val="22"/>
          </w:rPr>
          <w:t>Sio</w:t>
        </w:r>
        <w:proofErr w:type="spellEnd"/>
        <w:r>
          <w:rPr>
            <w:sz w:val="22"/>
            <w:szCs w:val="22"/>
          </w:rPr>
          <w:t>, F., &amp; van den Hoven, J. (2018). Digital twins in health care: ethical implications of an emerging engineering paradigm. Frontiers in Genetics, 9, 31.</w:t>
        </w:r>
      </w:ins>
    </w:p>
    <w:p w14:paraId="4C5537E9" w14:textId="77777777" w:rsidR="009476B2" w:rsidRDefault="009476B2" w:rsidP="009476B2">
      <w:pPr>
        <w:spacing w:after="140" w:line="300" w:lineRule="auto"/>
        <w:ind w:left="720" w:hanging="720"/>
        <w:rPr>
          <w:ins w:id="115" w:author="muhammad mursaleen" w:date="2026-05-06T22:19:00Z"/>
        </w:rPr>
      </w:pPr>
      <w:ins w:id="116" w:author="muhammad mursaleen" w:date="2026-05-06T22:19:00Z">
        <w:r>
          <w:rPr>
            <w:sz w:val="22"/>
            <w:szCs w:val="22"/>
          </w:rPr>
          <w:t>[15] Corral-</w:t>
        </w:r>
        <w:proofErr w:type="spellStart"/>
        <w:r>
          <w:rPr>
            <w:sz w:val="22"/>
            <w:szCs w:val="22"/>
          </w:rPr>
          <w:t>Acero</w:t>
        </w:r>
        <w:proofErr w:type="spellEnd"/>
        <w:r>
          <w:rPr>
            <w:sz w:val="22"/>
            <w:szCs w:val="22"/>
          </w:rPr>
          <w:t xml:space="preserve">, J., </w:t>
        </w:r>
        <w:proofErr w:type="spellStart"/>
        <w:r>
          <w:rPr>
            <w:sz w:val="22"/>
            <w:szCs w:val="22"/>
          </w:rPr>
          <w:t>Margara</w:t>
        </w:r>
        <w:proofErr w:type="spellEnd"/>
        <w:r>
          <w:rPr>
            <w:sz w:val="22"/>
            <w:szCs w:val="22"/>
          </w:rPr>
          <w:t xml:space="preserve">, F., </w:t>
        </w:r>
        <w:proofErr w:type="spellStart"/>
        <w:r>
          <w:rPr>
            <w:sz w:val="22"/>
            <w:szCs w:val="22"/>
          </w:rPr>
          <w:t>Marciniak</w:t>
        </w:r>
        <w:proofErr w:type="spellEnd"/>
        <w:r>
          <w:rPr>
            <w:sz w:val="22"/>
            <w:szCs w:val="22"/>
          </w:rPr>
          <w:t xml:space="preserve">, M., </w:t>
        </w:r>
        <w:proofErr w:type="spellStart"/>
        <w:r>
          <w:rPr>
            <w:sz w:val="22"/>
            <w:szCs w:val="22"/>
          </w:rPr>
          <w:t>Rodero</w:t>
        </w:r>
        <w:proofErr w:type="spellEnd"/>
        <w:r>
          <w:rPr>
            <w:sz w:val="22"/>
            <w:szCs w:val="22"/>
          </w:rPr>
          <w:t xml:space="preserve">, C., </w:t>
        </w:r>
        <w:proofErr w:type="spellStart"/>
        <w:r>
          <w:rPr>
            <w:sz w:val="22"/>
            <w:szCs w:val="22"/>
          </w:rPr>
          <w:t>Loncaric</w:t>
        </w:r>
        <w:proofErr w:type="spellEnd"/>
        <w:r>
          <w:rPr>
            <w:sz w:val="22"/>
            <w:szCs w:val="22"/>
          </w:rPr>
          <w:t>, F., Feng, Y., et al. (2020). The 'Digital Twin' to enable the vision of precision cardiology. European Heart Journal, 41(48), 4556–4564.</w:t>
        </w:r>
      </w:ins>
    </w:p>
    <w:p w14:paraId="7C4EB990" w14:textId="77777777" w:rsidR="009476B2" w:rsidRDefault="009476B2" w:rsidP="009476B2">
      <w:pPr>
        <w:spacing w:after="140" w:line="300" w:lineRule="auto"/>
        <w:ind w:left="720" w:hanging="720"/>
        <w:rPr>
          <w:ins w:id="117" w:author="muhammad mursaleen" w:date="2026-05-06T22:19:00Z"/>
        </w:rPr>
      </w:pPr>
      <w:ins w:id="118" w:author="muhammad mursaleen" w:date="2026-05-06T22:19:00Z">
        <w:r>
          <w:rPr>
            <w:sz w:val="22"/>
            <w:szCs w:val="22"/>
          </w:rPr>
          <w:t xml:space="preserve">[16] </w:t>
        </w:r>
        <w:proofErr w:type="spellStart"/>
        <w:r>
          <w:rPr>
            <w:sz w:val="22"/>
            <w:szCs w:val="22"/>
          </w:rPr>
          <w:t>Defraeye</w:t>
        </w:r>
        <w:proofErr w:type="spellEnd"/>
        <w:r>
          <w:rPr>
            <w:sz w:val="22"/>
            <w:szCs w:val="22"/>
          </w:rPr>
          <w:t xml:space="preserve">, T., </w:t>
        </w:r>
        <w:proofErr w:type="spellStart"/>
        <w:r>
          <w:rPr>
            <w:sz w:val="22"/>
            <w:szCs w:val="22"/>
          </w:rPr>
          <w:t>Bahrami</w:t>
        </w:r>
        <w:proofErr w:type="spellEnd"/>
        <w:r>
          <w:rPr>
            <w:sz w:val="22"/>
            <w:szCs w:val="22"/>
          </w:rPr>
          <w:t xml:space="preserve">, F., Ding, L., </w:t>
        </w:r>
        <w:proofErr w:type="spellStart"/>
        <w:r>
          <w:rPr>
            <w:sz w:val="22"/>
            <w:szCs w:val="22"/>
          </w:rPr>
          <w:t>Malini</w:t>
        </w:r>
        <w:proofErr w:type="spellEnd"/>
        <w:r>
          <w:rPr>
            <w:sz w:val="22"/>
            <w:szCs w:val="22"/>
          </w:rPr>
          <w:t>, R. I., Terrier, A., &amp; Rossi, R. M. (2022). Predicting transdermal fentanyl delivery using physics-based simulations for tailored therapy based on the age. Drug Delivery, 29(1), 414–425.</w:t>
        </w:r>
      </w:ins>
    </w:p>
    <w:p w14:paraId="7331B3EF" w14:textId="77777777" w:rsidR="009476B2" w:rsidRDefault="009476B2" w:rsidP="009476B2">
      <w:pPr>
        <w:spacing w:after="140" w:line="300" w:lineRule="auto"/>
        <w:ind w:left="720" w:hanging="720"/>
        <w:rPr>
          <w:ins w:id="119" w:author="muhammad mursaleen" w:date="2026-05-06T22:19:00Z"/>
        </w:rPr>
      </w:pPr>
      <w:ins w:id="120" w:author="muhammad mursaleen" w:date="2026-05-06T22:19:00Z">
        <w:r>
          <w:rPr>
            <w:sz w:val="22"/>
            <w:szCs w:val="22"/>
          </w:rPr>
          <w:t>[17] Authors. (2025). Digital twins in healthcare: a comprehensive review and future directions. Frontiers in Digital Health, 7, 1633539.</w:t>
        </w:r>
      </w:ins>
    </w:p>
    <w:p w14:paraId="54D0C3F2" w14:textId="77777777" w:rsidR="009476B2" w:rsidRDefault="009476B2" w:rsidP="009476B2">
      <w:pPr>
        <w:spacing w:after="140" w:line="300" w:lineRule="auto"/>
        <w:ind w:left="720" w:hanging="720"/>
        <w:rPr>
          <w:ins w:id="121" w:author="muhammad mursaleen" w:date="2026-05-06T22:19:00Z"/>
        </w:rPr>
      </w:pPr>
      <w:ins w:id="122" w:author="muhammad mursaleen" w:date="2026-05-06T22:19:00Z">
        <w:r>
          <w:rPr>
            <w:sz w:val="22"/>
            <w:szCs w:val="22"/>
          </w:rPr>
          <w:t xml:space="preserve">[18] </w:t>
        </w:r>
        <w:proofErr w:type="spellStart"/>
        <w:r>
          <w:rPr>
            <w:sz w:val="22"/>
            <w:szCs w:val="22"/>
          </w:rPr>
          <w:t>Kovatchev</w:t>
        </w:r>
        <w:proofErr w:type="spellEnd"/>
        <w:r>
          <w:rPr>
            <w:sz w:val="22"/>
            <w:szCs w:val="22"/>
          </w:rPr>
          <w:t xml:space="preserve">, B., et al. (2023). Whole-body metabolic digital twin for type-2 diabetes management. Nature Medicine / </w:t>
        </w:r>
        <w:proofErr w:type="spellStart"/>
        <w:r>
          <w:rPr>
            <w:sz w:val="22"/>
            <w:szCs w:val="22"/>
          </w:rPr>
          <w:t>npj</w:t>
        </w:r>
        <w:proofErr w:type="spellEnd"/>
        <w:r>
          <w:rPr>
            <w:sz w:val="22"/>
            <w:szCs w:val="22"/>
          </w:rPr>
          <w:t xml:space="preserve"> Digital Medicine.</w:t>
        </w:r>
      </w:ins>
    </w:p>
    <w:p w14:paraId="67F9F8F2" w14:textId="77777777" w:rsidR="009476B2" w:rsidRDefault="009476B2" w:rsidP="009476B2">
      <w:pPr>
        <w:spacing w:after="140" w:line="300" w:lineRule="auto"/>
        <w:ind w:left="720" w:hanging="720"/>
        <w:rPr>
          <w:ins w:id="123" w:author="muhammad mursaleen" w:date="2026-05-06T22:19:00Z"/>
        </w:rPr>
      </w:pPr>
      <w:ins w:id="124" w:author="muhammad mursaleen" w:date="2026-05-06T22:19:00Z">
        <w:r>
          <w:rPr>
            <w:sz w:val="22"/>
            <w:szCs w:val="22"/>
          </w:rPr>
          <w:t>[19] Authors. (2025). Digital twin for the formal analysis of a depth of anesthesia controller. Anesthesiology / IEEE Transactions on Biomedical Engineering.</w:t>
        </w:r>
      </w:ins>
    </w:p>
    <w:p w14:paraId="7BD05A8A" w14:textId="77777777" w:rsidR="009476B2" w:rsidRDefault="009476B2" w:rsidP="009476B2">
      <w:pPr>
        <w:spacing w:after="140" w:line="300" w:lineRule="auto"/>
        <w:ind w:left="720" w:hanging="720"/>
        <w:rPr>
          <w:ins w:id="125" w:author="muhammad mursaleen" w:date="2026-05-06T22:19:00Z"/>
        </w:rPr>
      </w:pPr>
      <w:ins w:id="126" w:author="muhammad mursaleen" w:date="2026-05-06T22:19:00Z">
        <w:r>
          <w:rPr>
            <w:sz w:val="22"/>
            <w:szCs w:val="22"/>
          </w:rPr>
          <w:t xml:space="preserve">[20] Hofer, I. S., Burns, M., </w:t>
        </w:r>
        <w:proofErr w:type="spellStart"/>
        <w:r>
          <w:rPr>
            <w:sz w:val="22"/>
            <w:szCs w:val="22"/>
          </w:rPr>
          <w:t>Kendale</w:t>
        </w:r>
        <w:proofErr w:type="spellEnd"/>
        <w:r>
          <w:rPr>
            <w:sz w:val="22"/>
            <w:szCs w:val="22"/>
          </w:rPr>
          <w:t>, S., &amp; Wanderer, J. P. (2020). Realistically integrating machine learning into clinical practice: a road map of opportunities, challenges, and a potential future. Anesthesia &amp; Analgesia, 130(5), 1115–1118.</w:t>
        </w:r>
      </w:ins>
    </w:p>
    <w:p w14:paraId="032E5F4A" w14:textId="77777777" w:rsidR="009476B2" w:rsidRDefault="009476B2" w:rsidP="009476B2">
      <w:pPr>
        <w:spacing w:after="140" w:line="300" w:lineRule="auto"/>
        <w:ind w:left="720" w:hanging="720"/>
        <w:rPr>
          <w:ins w:id="127" w:author="muhammad mursaleen" w:date="2026-05-06T22:19:00Z"/>
        </w:rPr>
      </w:pPr>
      <w:ins w:id="128" w:author="muhammad mursaleen" w:date="2026-05-06T22:19:00Z">
        <w:r>
          <w:rPr>
            <w:sz w:val="22"/>
            <w:szCs w:val="22"/>
          </w:rPr>
          <w:t xml:space="preserve">[21] </w:t>
        </w:r>
        <w:proofErr w:type="spellStart"/>
        <w:r>
          <w:rPr>
            <w:sz w:val="22"/>
            <w:szCs w:val="22"/>
          </w:rPr>
          <w:t>Eichhorn</w:t>
        </w:r>
        <w:proofErr w:type="spellEnd"/>
        <w:r>
          <w:rPr>
            <w:sz w:val="22"/>
            <w:szCs w:val="22"/>
          </w:rPr>
          <w:t xml:space="preserve">, J. H., Cooper, J. B., Cullen, D. J., Maier, W. R., Philip, J. H., &amp; </w:t>
        </w:r>
        <w:proofErr w:type="spellStart"/>
        <w:r>
          <w:rPr>
            <w:sz w:val="22"/>
            <w:szCs w:val="22"/>
          </w:rPr>
          <w:t>Seeman</w:t>
        </w:r>
        <w:proofErr w:type="spellEnd"/>
        <w:r>
          <w:rPr>
            <w:sz w:val="22"/>
            <w:szCs w:val="22"/>
          </w:rPr>
          <w:t>, R. G. (1986). Standards for patient monitoring during anesthesia at Harvard Medical School. JAMA, 256(8), 1017–1020.</w:t>
        </w:r>
      </w:ins>
    </w:p>
    <w:p w14:paraId="250A56CD" w14:textId="77777777" w:rsidR="009476B2" w:rsidRDefault="009476B2" w:rsidP="009476B2">
      <w:pPr>
        <w:spacing w:after="140" w:line="300" w:lineRule="auto"/>
        <w:ind w:left="720" w:hanging="720"/>
        <w:rPr>
          <w:ins w:id="129" w:author="muhammad mursaleen" w:date="2026-05-06T22:19:00Z"/>
        </w:rPr>
      </w:pPr>
      <w:ins w:id="130" w:author="muhammad mursaleen" w:date="2026-05-06T22:19:00Z">
        <w:r>
          <w:rPr>
            <w:sz w:val="22"/>
            <w:szCs w:val="22"/>
          </w:rPr>
          <w:t>[22] Pandya, A. N., Majid, S. Z., &amp; Desai, M. S. (2021). The origins, evolution, and spread of anesthesia monitoring standards: from Boston to across the world. Anesthesia &amp; Analgesia, 132(3), 890–898.</w:t>
        </w:r>
      </w:ins>
    </w:p>
    <w:p w14:paraId="18B0C3CE" w14:textId="77777777" w:rsidR="009476B2" w:rsidRDefault="009476B2" w:rsidP="009476B2">
      <w:pPr>
        <w:spacing w:after="140" w:line="300" w:lineRule="auto"/>
        <w:ind w:left="720" w:hanging="720"/>
        <w:rPr>
          <w:ins w:id="131" w:author="muhammad mursaleen" w:date="2026-05-06T22:19:00Z"/>
        </w:rPr>
      </w:pPr>
      <w:ins w:id="132" w:author="muhammad mursaleen" w:date="2026-05-06T22:19:00Z">
        <w:r>
          <w:rPr>
            <w:sz w:val="22"/>
            <w:szCs w:val="22"/>
          </w:rPr>
          <w:t xml:space="preserve">[23] </w:t>
        </w:r>
        <w:proofErr w:type="spellStart"/>
        <w:r>
          <w:rPr>
            <w:sz w:val="22"/>
            <w:szCs w:val="22"/>
          </w:rPr>
          <w:t>Wesselink</w:t>
        </w:r>
        <w:proofErr w:type="spellEnd"/>
        <w:r>
          <w:rPr>
            <w:sz w:val="22"/>
            <w:szCs w:val="22"/>
          </w:rPr>
          <w:t xml:space="preserve">, E. M., </w:t>
        </w:r>
        <w:proofErr w:type="spellStart"/>
        <w:r>
          <w:rPr>
            <w:sz w:val="22"/>
            <w:szCs w:val="22"/>
          </w:rPr>
          <w:t>Kappen</w:t>
        </w:r>
        <w:proofErr w:type="spellEnd"/>
        <w:r>
          <w:rPr>
            <w:sz w:val="22"/>
            <w:szCs w:val="22"/>
          </w:rPr>
          <w:t xml:space="preserve">, T. H., Torn, H. M., </w:t>
        </w:r>
        <w:proofErr w:type="spellStart"/>
        <w:r>
          <w:rPr>
            <w:sz w:val="22"/>
            <w:szCs w:val="22"/>
          </w:rPr>
          <w:t>Slooter</w:t>
        </w:r>
        <w:proofErr w:type="spellEnd"/>
        <w:r>
          <w:rPr>
            <w:sz w:val="22"/>
            <w:szCs w:val="22"/>
          </w:rPr>
          <w:t xml:space="preserve">, A. J. C., &amp; van </w:t>
        </w:r>
        <w:proofErr w:type="spellStart"/>
        <w:r>
          <w:rPr>
            <w:sz w:val="22"/>
            <w:szCs w:val="22"/>
          </w:rPr>
          <w:t>Klei</w:t>
        </w:r>
        <w:proofErr w:type="spellEnd"/>
        <w:r>
          <w:rPr>
            <w:sz w:val="22"/>
            <w:szCs w:val="22"/>
          </w:rPr>
          <w:t xml:space="preserve">, W. A. (2018). Intraoperative hypotension and the risk of postoperative adverse outcomes: a systematic review. British Journal of </w:t>
        </w:r>
        <w:proofErr w:type="spellStart"/>
        <w:r>
          <w:rPr>
            <w:sz w:val="22"/>
            <w:szCs w:val="22"/>
          </w:rPr>
          <w:t>Anaesthesia</w:t>
        </w:r>
        <w:proofErr w:type="spellEnd"/>
        <w:r>
          <w:rPr>
            <w:sz w:val="22"/>
            <w:szCs w:val="22"/>
          </w:rPr>
          <w:t>, 121(4), 706–721.</w:t>
        </w:r>
      </w:ins>
    </w:p>
    <w:p w14:paraId="50546B56" w14:textId="77777777" w:rsidR="009476B2" w:rsidRDefault="009476B2" w:rsidP="009476B2">
      <w:pPr>
        <w:spacing w:after="140" w:line="300" w:lineRule="auto"/>
        <w:ind w:left="720" w:hanging="720"/>
        <w:rPr>
          <w:ins w:id="133" w:author="muhammad mursaleen" w:date="2026-05-06T22:19:00Z"/>
        </w:rPr>
      </w:pPr>
      <w:ins w:id="134" w:author="muhammad mursaleen" w:date="2026-05-06T22:19:00Z">
        <w:r>
          <w:rPr>
            <w:sz w:val="22"/>
            <w:szCs w:val="22"/>
          </w:rPr>
          <w:t xml:space="preserve">[24] Gregory, A., </w:t>
        </w:r>
        <w:proofErr w:type="spellStart"/>
        <w:r>
          <w:rPr>
            <w:sz w:val="22"/>
            <w:szCs w:val="22"/>
          </w:rPr>
          <w:t>Stapelfeldt</w:t>
        </w:r>
        <w:proofErr w:type="spellEnd"/>
        <w:r>
          <w:rPr>
            <w:sz w:val="22"/>
            <w:szCs w:val="22"/>
          </w:rPr>
          <w:t xml:space="preserve">, W. H., Khanna, A. K., </w:t>
        </w:r>
        <w:proofErr w:type="spellStart"/>
        <w:r>
          <w:rPr>
            <w:sz w:val="22"/>
            <w:szCs w:val="22"/>
          </w:rPr>
          <w:t>Smischney</w:t>
        </w:r>
        <w:proofErr w:type="spellEnd"/>
        <w:r>
          <w:rPr>
            <w:sz w:val="22"/>
            <w:szCs w:val="22"/>
          </w:rPr>
          <w:t xml:space="preserve">, N. J., </w:t>
        </w:r>
        <w:proofErr w:type="spellStart"/>
        <w:r>
          <w:rPr>
            <w:sz w:val="22"/>
            <w:szCs w:val="22"/>
          </w:rPr>
          <w:t>Boero</w:t>
        </w:r>
        <w:proofErr w:type="spellEnd"/>
        <w:r>
          <w:rPr>
            <w:sz w:val="22"/>
            <w:szCs w:val="22"/>
          </w:rPr>
          <w:t xml:space="preserve">, I. J., Chen, Q., Stevens, M., &amp; Shaw, A. D. (2021). Intraoperative hypotension is associated with adverse clinical outcomes after </w:t>
        </w:r>
        <w:proofErr w:type="spellStart"/>
        <w:r>
          <w:rPr>
            <w:sz w:val="22"/>
            <w:szCs w:val="22"/>
          </w:rPr>
          <w:t>noncardiac</w:t>
        </w:r>
        <w:proofErr w:type="spellEnd"/>
        <w:r>
          <w:rPr>
            <w:sz w:val="22"/>
            <w:szCs w:val="22"/>
          </w:rPr>
          <w:t xml:space="preserve"> surgery. Anesthesia &amp; Analgesia, 132(6), 1654–1665.</w:t>
        </w:r>
      </w:ins>
    </w:p>
    <w:p w14:paraId="51A6903E" w14:textId="77777777" w:rsidR="009476B2" w:rsidRDefault="009476B2" w:rsidP="009476B2">
      <w:pPr>
        <w:spacing w:after="140" w:line="300" w:lineRule="auto"/>
        <w:ind w:left="720" w:hanging="720"/>
        <w:rPr>
          <w:ins w:id="135" w:author="muhammad mursaleen" w:date="2026-05-06T22:19:00Z"/>
        </w:rPr>
      </w:pPr>
      <w:ins w:id="136" w:author="muhammad mursaleen" w:date="2026-05-06T22:19:00Z">
        <w:r>
          <w:rPr>
            <w:sz w:val="22"/>
            <w:szCs w:val="22"/>
          </w:rPr>
          <w:lastRenderedPageBreak/>
          <w:t xml:space="preserve">[25] Aoyagi, T., </w:t>
        </w:r>
        <w:proofErr w:type="spellStart"/>
        <w:r>
          <w:rPr>
            <w:sz w:val="22"/>
            <w:szCs w:val="22"/>
          </w:rPr>
          <w:t>Kishi</w:t>
        </w:r>
        <w:proofErr w:type="spellEnd"/>
        <w:r>
          <w:rPr>
            <w:sz w:val="22"/>
            <w:szCs w:val="22"/>
          </w:rPr>
          <w:t>, M., Yamaguchi, K., &amp; Watanabe, S. (1974). Improvement of an earpiece oximeter (in Japanese). Abstracts of the 13th Annual Meeting of the Japanese Society of Medical Electronics and Biological Engineering, 90–91.</w:t>
        </w:r>
      </w:ins>
    </w:p>
    <w:p w14:paraId="0C30A89C" w14:textId="402B9E64" w:rsidR="00C76803" w:rsidRDefault="009476B2">
      <w:pPr>
        <w:spacing w:after="100" w:line="280" w:lineRule="auto"/>
        <w:ind w:left="720" w:hanging="720"/>
        <w:jc w:val="both"/>
        <w:pPrChange w:id="137" w:author="muhammad mursaleen" w:date="2026-05-06T22:19:00Z">
          <w:pPr/>
        </w:pPrChange>
      </w:pPr>
      <w:ins w:id="138" w:author="muhammad mursaleen" w:date="2026-05-06T22:19:00Z">
        <w:r>
          <w:t xml:space="preserve"> </w:t>
        </w:r>
        <w:r w:rsidR="00F74015">
          <w:rPr>
            <w:b/>
            <w:bCs/>
          </w:rPr>
          <w:t xml:space="preserve"> </w:t>
        </w:r>
      </w:ins>
      <w:r>
        <w:rPr>
          <w:b/>
          <w:bCs/>
        </w:rPr>
        <w:t>[26</w:t>
      </w:r>
      <w:proofErr w:type="gramStart"/>
      <w:r>
        <w:rPr>
          <w:b/>
          <w:bCs/>
        </w:rPr>
        <w:t xml:space="preserve">]  </w:t>
      </w:r>
      <w:proofErr w:type="spellStart"/>
      <w:r>
        <w:t>Eleveld</w:t>
      </w:r>
      <w:proofErr w:type="spellEnd"/>
      <w:proofErr w:type="gramEnd"/>
      <w:r>
        <w:t xml:space="preserve">, D. J., Colin, P., Absalom, A. R., &amp; </w:t>
      </w:r>
      <w:proofErr w:type="spellStart"/>
      <w:r>
        <w:t>Struys</w:t>
      </w:r>
      <w:proofErr w:type="spellEnd"/>
      <w:r>
        <w:t>, M. M. R. F. (2018). Pharmacokinetic-</w:t>
      </w:r>
      <w:proofErr w:type="spellStart"/>
      <w:r>
        <w:t>pharmacodynamic</w:t>
      </w:r>
      <w:proofErr w:type="spellEnd"/>
      <w:r>
        <w:t xml:space="preserve"> model for </w:t>
      </w:r>
      <w:proofErr w:type="spellStart"/>
      <w:r>
        <w:t>propofol</w:t>
      </w:r>
      <w:proofErr w:type="spellEnd"/>
      <w:r>
        <w:t xml:space="preserve"> for broad application in </w:t>
      </w:r>
      <w:proofErr w:type="spellStart"/>
      <w:r>
        <w:t>anaesthesia</w:t>
      </w:r>
      <w:proofErr w:type="spellEnd"/>
      <w:r>
        <w:t xml:space="preserve"> and sedation. British Journal of </w:t>
      </w:r>
      <w:proofErr w:type="spellStart"/>
      <w:r>
        <w:t>Anaesthesia</w:t>
      </w:r>
      <w:proofErr w:type="spellEnd"/>
      <w:r>
        <w:t>, 120(5), 942–959.</w:t>
      </w:r>
    </w:p>
    <w:p w14:paraId="41C12537" w14:textId="77777777" w:rsidR="00C76803" w:rsidRDefault="009476B2">
      <w:pPr>
        <w:spacing w:after="100" w:line="280" w:lineRule="auto"/>
        <w:ind w:left="720" w:hanging="720"/>
        <w:jc w:val="both"/>
      </w:pPr>
      <w:r>
        <w:rPr>
          <w:b/>
          <w:bCs/>
        </w:rPr>
        <w:t>[27</w:t>
      </w:r>
      <w:proofErr w:type="gramStart"/>
      <w:r>
        <w:rPr>
          <w:b/>
          <w:bCs/>
        </w:rPr>
        <w:t xml:space="preserve">]  </w:t>
      </w:r>
      <w:proofErr w:type="spellStart"/>
      <w:r>
        <w:t>Vellinga</w:t>
      </w:r>
      <w:proofErr w:type="spellEnd"/>
      <w:proofErr w:type="gramEnd"/>
      <w:r>
        <w:t xml:space="preserve">, R., </w:t>
      </w:r>
      <w:proofErr w:type="spellStart"/>
      <w:r>
        <w:t>Hannivoort</w:t>
      </w:r>
      <w:proofErr w:type="spellEnd"/>
      <w:r>
        <w:t xml:space="preserve">, L. N., </w:t>
      </w:r>
      <w:proofErr w:type="spellStart"/>
      <w:r>
        <w:t>Introna</w:t>
      </w:r>
      <w:proofErr w:type="spellEnd"/>
      <w:r>
        <w:t xml:space="preserve">, M., </w:t>
      </w:r>
      <w:proofErr w:type="spellStart"/>
      <w:r>
        <w:t>Touw</w:t>
      </w:r>
      <w:proofErr w:type="spellEnd"/>
      <w:r>
        <w:t xml:space="preserve">, D. J., Absalom, A. R., </w:t>
      </w:r>
      <w:proofErr w:type="spellStart"/>
      <w:r>
        <w:t>Eleveld</w:t>
      </w:r>
      <w:proofErr w:type="spellEnd"/>
      <w:r>
        <w:t xml:space="preserve">, D. J., &amp; </w:t>
      </w:r>
      <w:proofErr w:type="spellStart"/>
      <w:r>
        <w:t>Struys</w:t>
      </w:r>
      <w:proofErr w:type="spellEnd"/>
      <w:r>
        <w:t xml:space="preserve">, M. M. R. F. (2021). Prospective clinical validation of the </w:t>
      </w:r>
      <w:proofErr w:type="spellStart"/>
      <w:r>
        <w:t>Eleveld</w:t>
      </w:r>
      <w:proofErr w:type="spellEnd"/>
      <w:r>
        <w:t xml:space="preserve"> </w:t>
      </w:r>
      <w:proofErr w:type="spellStart"/>
      <w:r>
        <w:t>propofol</w:t>
      </w:r>
      <w:proofErr w:type="spellEnd"/>
      <w:r>
        <w:t xml:space="preserve"> pharmacokinetic-</w:t>
      </w:r>
      <w:proofErr w:type="spellStart"/>
      <w:r>
        <w:t>pharmacodynamic</w:t>
      </w:r>
      <w:proofErr w:type="spellEnd"/>
      <w:r>
        <w:t xml:space="preserve"> model in general </w:t>
      </w:r>
      <w:proofErr w:type="spellStart"/>
      <w:r>
        <w:t>anaesthesia</w:t>
      </w:r>
      <w:proofErr w:type="spellEnd"/>
      <w:r>
        <w:t xml:space="preserve">. British Journal of </w:t>
      </w:r>
      <w:proofErr w:type="spellStart"/>
      <w:r>
        <w:t>Anaesthesia</w:t>
      </w:r>
      <w:proofErr w:type="spellEnd"/>
      <w:r>
        <w:t>, 126(2), 386–394.</w:t>
      </w:r>
    </w:p>
    <w:p w14:paraId="29BD7FD4" w14:textId="77777777" w:rsidR="00C76803" w:rsidRDefault="009476B2">
      <w:pPr>
        <w:spacing w:after="100" w:line="280" w:lineRule="auto"/>
        <w:ind w:left="720" w:hanging="720"/>
        <w:jc w:val="both"/>
      </w:pPr>
      <w:r>
        <w:rPr>
          <w:b/>
          <w:bCs/>
        </w:rPr>
        <w:t>[28</w:t>
      </w:r>
      <w:proofErr w:type="gramStart"/>
      <w:r>
        <w:rPr>
          <w:b/>
          <w:bCs/>
        </w:rPr>
        <w:t xml:space="preserve">]  </w:t>
      </w:r>
      <w:r>
        <w:t>Gibbs</w:t>
      </w:r>
      <w:proofErr w:type="gramEnd"/>
      <w:r>
        <w:t xml:space="preserve">, N. M., </w:t>
      </w:r>
      <w:proofErr w:type="spellStart"/>
      <w:r>
        <w:t>Larach</w:t>
      </w:r>
      <w:proofErr w:type="spellEnd"/>
      <w:r>
        <w:t xml:space="preserve">, D. B., Schmidt, J. R., &amp; Pham, S. N. (2024). Predictive </w:t>
      </w:r>
      <w:proofErr w:type="spellStart"/>
      <w:r>
        <w:t>pharmacodynamic</w:t>
      </w:r>
      <w:proofErr w:type="spellEnd"/>
      <w:r>
        <w:t xml:space="preserve"> performance of the </w:t>
      </w:r>
      <w:proofErr w:type="spellStart"/>
      <w:r>
        <w:t>Eleveld</w:t>
      </w:r>
      <w:proofErr w:type="spellEnd"/>
      <w:r>
        <w:t xml:space="preserve"> pharmacokinetic-</w:t>
      </w:r>
      <w:proofErr w:type="spellStart"/>
      <w:r>
        <w:t>pharmacodynamic</w:t>
      </w:r>
      <w:proofErr w:type="spellEnd"/>
      <w:r>
        <w:t xml:space="preserve"> model for </w:t>
      </w:r>
      <w:proofErr w:type="spellStart"/>
      <w:r>
        <w:t>propofol</w:t>
      </w:r>
      <w:proofErr w:type="spellEnd"/>
      <w:r>
        <w:t xml:space="preserve">: comparison of predicted and measured </w:t>
      </w:r>
      <w:proofErr w:type="spellStart"/>
      <w:r>
        <w:t>bispectral</w:t>
      </w:r>
      <w:proofErr w:type="spellEnd"/>
      <w:r>
        <w:t xml:space="preserve"> index. British Journal of </w:t>
      </w:r>
      <w:proofErr w:type="spellStart"/>
      <w:r>
        <w:t>Anaesthesia</w:t>
      </w:r>
      <w:proofErr w:type="spellEnd"/>
      <w:r>
        <w:t>, 133(4), 869–878.</w:t>
      </w:r>
    </w:p>
    <w:p w14:paraId="65DDC17A" w14:textId="77777777" w:rsidR="00C76803" w:rsidRDefault="009476B2">
      <w:pPr>
        <w:spacing w:after="100" w:line="280" w:lineRule="auto"/>
        <w:ind w:left="720" w:hanging="720"/>
        <w:jc w:val="both"/>
      </w:pPr>
      <w:r>
        <w:rPr>
          <w:b/>
          <w:bCs/>
        </w:rPr>
        <w:t>[29</w:t>
      </w:r>
      <w:proofErr w:type="gramStart"/>
      <w:r>
        <w:rPr>
          <w:b/>
          <w:bCs/>
        </w:rPr>
        <w:t xml:space="preserve">]  </w:t>
      </w:r>
      <w:r>
        <w:t>Joachim</w:t>
      </w:r>
      <w:proofErr w:type="gramEnd"/>
      <w:r>
        <w:t xml:space="preserve">, J., Hong, A., </w:t>
      </w:r>
      <w:proofErr w:type="spellStart"/>
      <w:r>
        <w:t>Mainardi</w:t>
      </w:r>
      <w:proofErr w:type="spellEnd"/>
      <w:r>
        <w:t xml:space="preserve">, C., Mateo, J., </w:t>
      </w:r>
      <w:proofErr w:type="spellStart"/>
      <w:r>
        <w:t>Oudin</w:t>
      </w:r>
      <w:proofErr w:type="spellEnd"/>
      <w:r>
        <w:t xml:space="preserve">, V., </w:t>
      </w:r>
      <w:proofErr w:type="spellStart"/>
      <w:r>
        <w:t>Vallée</w:t>
      </w:r>
      <w:proofErr w:type="spellEnd"/>
      <w:r>
        <w:t xml:space="preserve">, F., </w:t>
      </w:r>
      <w:proofErr w:type="spellStart"/>
      <w:r>
        <w:t>Mebazaa</w:t>
      </w:r>
      <w:proofErr w:type="spellEnd"/>
      <w:r>
        <w:t xml:space="preserve">, A., </w:t>
      </w:r>
      <w:proofErr w:type="spellStart"/>
      <w:r>
        <w:t>Mokhtari</w:t>
      </w:r>
      <w:proofErr w:type="spellEnd"/>
      <w:r>
        <w:t xml:space="preserve">, K., Liu, N., Le </w:t>
      </w:r>
      <w:proofErr w:type="spellStart"/>
      <w:r>
        <w:t>Guen</w:t>
      </w:r>
      <w:proofErr w:type="spellEnd"/>
      <w:r>
        <w:t xml:space="preserve">, M., </w:t>
      </w:r>
      <w:proofErr w:type="spellStart"/>
      <w:r>
        <w:t>Gayat</w:t>
      </w:r>
      <w:proofErr w:type="spellEnd"/>
      <w:r>
        <w:t>, E., &amp; Joly, F. (2024). Design of a pharmacokinetic/</w:t>
      </w:r>
      <w:proofErr w:type="spellStart"/>
      <w:r>
        <w:t>pharmacodynamic</w:t>
      </w:r>
      <w:proofErr w:type="spellEnd"/>
      <w:r>
        <w:t xml:space="preserve"> model for administration of low dose peripheral norepinephrine during general </w:t>
      </w:r>
      <w:proofErr w:type="spellStart"/>
      <w:r>
        <w:t>anaesthesia</w:t>
      </w:r>
      <w:proofErr w:type="spellEnd"/>
      <w:r>
        <w:t>. British Journal of Clinical Pharmacology, 90(11), 2861–2869.</w:t>
      </w:r>
    </w:p>
    <w:p w14:paraId="075460E1" w14:textId="77777777" w:rsidR="00C76803" w:rsidRDefault="009476B2">
      <w:pPr>
        <w:spacing w:after="100" w:line="280" w:lineRule="auto"/>
        <w:ind w:left="720" w:hanging="720"/>
        <w:jc w:val="both"/>
      </w:pPr>
      <w:r>
        <w:rPr>
          <w:b/>
          <w:bCs/>
        </w:rPr>
        <w:t>[30</w:t>
      </w:r>
      <w:proofErr w:type="gramStart"/>
      <w:r>
        <w:rPr>
          <w:b/>
          <w:bCs/>
        </w:rPr>
        <w:t xml:space="preserve">]  </w:t>
      </w:r>
      <w:proofErr w:type="spellStart"/>
      <w:r>
        <w:t>Vistisen</w:t>
      </w:r>
      <w:proofErr w:type="spellEnd"/>
      <w:proofErr w:type="gramEnd"/>
      <w:r>
        <w:t xml:space="preserve">, S. T., Enevoldsen, J. N., </w:t>
      </w:r>
      <w:proofErr w:type="spellStart"/>
      <w:r>
        <w:t>Greiff</w:t>
      </w:r>
      <w:proofErr w:type="spellEnd"/>
      <w:r>
        <w:t xml:space="preserve">, G., &amp; </w:t>
      </w:r>
      <w:proofErr w:type="spellStart"/>
      <w:r>
        <w:t>Scheeren</w:t>
      </w:r>
      <w:proofErr w:type="spellEnd"/>
      <w:r>
        <w:t xml:space="preserve">, T. W. L. (2024). CON: The hypotension prediction index is not a validated predictor of hypotension. European Journal of </w:t>
      </w:r>
      <w:proofErr w:type="spellStart"/>
      <w:r>
        <w:t>Anaesthesiology</w:t>
      </w:r>
      <w:proofErr w:type="spellEnd"/>
      <w:r>
        <w:t>, 41(5), 369–371.</w:t>
      </w:r>
    </w:p>
    <w:p w14:paraId="4B155F5F" w14:textId="77777777" w:rsidR="00C76803" w:rsidRDefault="009476B2">
      <w:pPr>
        <w:spacing w:after="100" w:line="280" w:lineRule="auto"/>
        <w:ind w:left="720" w:hanging="720"/>
        <w:jc w:val="both"/>
      </w:pPr>
      <w:r>
        <w:rPr>
          <w:b/>
          <w:bCs/>
        </w:rPr>
        <w:t>[31</w:t>
      </w:r>
      <w:proofErr w:type="gramStart"/>
      <w:r>
        <w:rPr>
          <w:b/>
          <w:bCs/>
        </w:rPr>
        <w:t xml:space="preserve">]  </w:t>
      </w:r>
      <w:r>
        <w:t>Enevoldsen</w:t>
      </w:r>
      <w:proofErr w:type="gramEnd"/>
      <w:r>
        <w:t xml:space="preserve">, J. N., &amp; </w:t>
      </w:r>
      <w:proofErr w:type="spellStart"/>
      <w:r>
        <w:t>Vistisen</w:t>
      </w:r>
      <w:proofErr w:type="spellEnd"/>
      <w:r>
        <w:t>, S. T. (2022). Performance of the hypotension prediction index may be overestimated due to selection bias. Anesthesiology, 137(3), 283–289.</w:t>
      </w:r>
    </w:p>
    <w:p w14:paraId="0DF88BDE" w14:textId="77777777" w:rsidR="00C76803" w:rsidRDefault="009476B2">
      <w:pPr>
        <w:spacing w:after="100" w:line="280" w:lineRule="auto"/>
        <w:ind w:left="720" w:hanging="720"/>
        <w:jc w:val="both"/>
      </w:pPr>
      <w:r>
        <w:rPr>
          <w:b/>
          <w:bCs/>
        </w:rPr>
        <w:t>[32</w:t>
      </w:r>
      <w:proofErr w:type="gramStart"/>
      <w:r>
        <w:rPr>
          <w:b/>
          <w:bCs/>
        </w:rPr>
        <w:t xml:space="preserve">]  </w:t>
      </w:r>
      <w:proofErr w:type="spellStart"/>
      <w:r>
        <w:t>Maheshwari</w:t>
      </w:r>
      <w:proofErr w:type="spellEnd"/>
      <w:proofErr w:type="gramEnd"/>
      <w:r>
        <w:t xml:space="preserve">, K., </w:t>
      </w:r>
      <w:proofErr w:type="spellStart"/>
      <w:r>
        <w:t>Nathanson</w:t>
      </w:r>
      <w:proofErr w:type="spellEnd"/>
      <w:r>
        <w:t xml:space="preserve">, B. H., Munson, S. H., </w:t>
      </w:r>
      <w:proofErr w:type="spellStart"/>
      <w:r>
        <w:t>Khangulov</w:t>
      </w:r>
      <w:proofErr w:type="spellEnd"/>
      <w:r>
        <w:t xml:space="preserve">, V., Stevens, M., </w:t>
      </w:r>
      <w:proofErr w:type="spellStart"/>
      <w:r>
        <w:t>Badani</w:t>
      </w:r>
      <w:proofErr w:type="spellEnd"/>
      <w:r>
        <w:t xml:space="preserve">, H., Khanna, A. K., &amp; </w:t>
      </w:r>
      <w:proofErr w:type="spellStart"/>
      <w:r>
        <w:t>Sessler</w:t>
      </w:r>
      <w:proofErr w:type="spellEnd"/>
      <w:r>
        <w:t>, D. I. (2018). The relationship between ICU hypotension and in-hospital mortality and morbidity in septic patients. Intensive Care Medicine, 44(6), 857–867.</w:t>
      </w:r>
    </w:p>
    <w:p w14:paraId="131A7AA6" w14:textId="77777777" w:rsidR="00C76803" w:rsidRDefault="009476B2">
      <w:pPr>
        <w:spacing w:after="100" w:line="280" w:lineRule="auto"/>
        <w:ind w:left="720" w:hanging="720"/>
        <w:jc w:val="both"/>
      </w:pPr>
      <w:r>
        <w:rPr>
          <w:b/>
          <w:bCs/>
        </w:rPr>
        <w:t xml:space="preserve">[33]  </w:t>
      </w:r>
      <w:proofErr w:type="spellStart"/>
      <w:r>
        <w:t>Salmasi</w:t>
      </w:r>
      <w:proofErr w:type="spellEnd"/>
      <w:r>
        <w:t xml:space="preserve">, V., </w:t>
      </w:r>
      <w:proofErr w:type="spellStart"/>
      <w:r>
        <w:t>Maheshwari</w:t>
      </w:r>
      <w:proofErr w:type="spellEnd"/>
      <w:r>
        <w:t xml:space="preserve">, K., Yang, D., </w:t>
      </w:r>
      <w:proofErr w:type="spellStart"/>
      <w:r>
        <w:t>Mascha</w:t>
      </w:r>
      <w:proofErr w:type="spellEnd"/>
      <w:r>
        <w:t xml:space="preserve">, E. J., Singh, A., </w:t>
      </w:r>
      <w:proofErr w:type="spellStart"/>
      <w:r>
        <w:t>Sessler</w:t>
      </w:r>
      <w:proofErr w:type="spellEnd"/>
      <w:r>
        <w:t xml:space="preserve">, D. I., &amp; </w:t>
      </w:r>
      <w:proofErr w:type="spellStart"/>
      <w:r>
        <w:t>Kurz</w:t>
      </w:r>
      <w:proofErr w:type="spellEnd"/>
      <w:r>
        <w:t xml:space="preserve">, A. (2017). Relationship between intraoperative hypotension, defined by either reduction from baseline or absolute thresholds, and acute kidney and myocardial injury after </w:t>
      </w:r>
      <w:proofErr w:type="spellStart"/>
      <w:r>
        <w:t>noncardiac</w:t>
      </w:r>
      <w:proofErr w:type="spellEnd"/>
      <w:r>
        <w:t xml:space="preserve"> surgery: a retrospective cohort analysis. Anesthesiology, 126(1), 47–65.</w:t>
      </w:r>
    </w:p>
    <w:p w14:paraId="79DFF237" w14:textId="77777777" w:rsidR="00C76803" w:rsidRDefault="009476B2">
      <w:pPr>
        <w:spacing w:after="100" w:line="280" w:lineRule="auto"/>
        <w:ind w:left="720" w:hanging="720"/>
        <w:jc w:val="both"/>
      </w:pPr>
      <w:r>
        <w:rPr>
          <w:b/>
          <w:bCs/>
        </w:rPr>
        <w:t>[34</w:t>
      </w:r>
      <w:proofErr w:type="gramStart"/>
      <w:r>
        <w:rPr>
          <w:b/>
          <w:bCs/>
        </w:rPr>
        <w:t xml:space="preserve">]  </w:t>
      </w:r>
      <w:r>
        <w:t>Walsh</w:t>
      </w:r>
      <w:proofErr w:type="gramEnd"/>
      <w:r>
        <w:t xml:space="preserve">, M., </w:t>
      </w:r>
      <w:proofErr w:type="spellStart"/>
      <w:r>
        <w:t>Devereaux</w:t>
      </w:r>
      <w:proofErr w:type="spellEnd"/>
      <w:r>
        <w:t xml:space="preserve">, P. J., Garg, A. X., et al. (2013). Relationship between intraoperative mean arterial pressure and clinical outcomes after </w:t>
      </w:r>
      <w:proofErr w:type="spellStart"/>
      <w:r>
        <w:t>noncardiac</w:t>
      </w:r>
      <w:proofErr w:type="spellEnd"/>
      <w:r>
        <w:t xml:space="preserve"> surgery: toward an empirical definition of hypotension. Anesthesiology, 119(3), 507–515.</w:t>
      </w:r>
    </w:p>
    <w:p w14:paraId="1F5C25DD" w14:textId="77777777" w:rsidR="00C76803" w:rsidRDefault="009476B2">
      <w:pPr>
        <w:spacing w:after="100" w:line="280" w:lineRule="auto"/>
        <w:ind w:left="720" w:hanging="720"/>
        <w:jc w:val="both"/>
      </w:pPr>
      <w:r>
        <w:rPr>
          <w:b/>
          <w:bCs/>
        </w:rPr>
        <w:lastRenderedPageBreak/>
        <w:t>[35</w:t>
      </w:r>
      <w:proofErr w:type="gramStart"/>
      <w:r>
        <w:rPr>
          <w:b/>
          <w:bCs/>
        </w:rPr>
        <w:t xml:space="preserve">]  </w:t>
      </w:r>
      <w:r>
        <w:t>Lin</w:t>
      </w:r>
      <w:proofErr w:type="gramEnd"/>
      <w:r>
        <w:t xml:space="preserve">, T.-Y., </w:t>
      </w:r>
      <w:proofErr w:type="spellStart"/>
      <w:r>
        <w:t>Goyal</w:t>
      </w:r>
      <w:proofErr w:type="spellEnd"/>
      <w:r>
        <w:t xml:space="preserve">, P., </w:t>
      </w:r>
      <w:proofErr w:type="spellStart"/>
      <w:r>
        <w:t>Girshick</w:t>
      </w:r>
      <w:proofErr w:type="spellEnd"/>
      <w:r>
        <w:t xml:space="preserve">, R., He, K., &amp; </w:t>
      </w:r>
      <w:proofErr w:type="spellStart"/>
      <w:r>
        <w:t>Dollár</w:t>
      </w:r>
      <w:proofErr w:type="spellEnd"/>
      <w:r>
        <w:t>, P. (2017). Focal loss for dense object detection. Proceedings of the IEEE International Conference on Computer Vision (ICCV), 2980–2988.</w:t>
      </w:r>
    </w:p>
    <w:p w14:paraId="2D2548C2" w14:textId="77777777" w:rsidR="00C76803" w:rsidRDefault="009476B2">
      <w:pPr>
        <w:spacing w:after="100" w:line="280" w:lineRule="auto"/>
        <w:ind w:left="720" w:hanging="720"/>
        <w:jc w:val="both"/>
      </w:pPr>
      <w:r>
        <w:rPr>
          <w:b/>
          <w:bCs/>
        </w:rPr>
        <w:t>[36</w:t>
      </w:r>
      <w:proofErr w:type="gramStart"/>
      <w:r>
        <w:rPr>
          <w:b/>
          <w:bCs/>
        </w:rPr>
        <w:t xml:space="preserve">]  </w:t>
      </w:r>
      <w:r>
        <w:t>Vickers</w:t>
      </w:r>
      <w:proofErr w:type="gramEnd"/>
      <w:r>
        <w:t>, A. J., &amp; Elkin, E. B. (2006). Decision curve analysis: a novel method for evaluating prediction models. Medical Decision Making, 26(6), 565–574.</w:t>
      </w:r>
    </w:p>
    <w:p w14:paraId="0A64FA2B" w14:textId="77777777" w:rsidR="00C76803" w:rsidRDefault="009476B2">
      <w:pPr>
        <w:spacing w:after="100" w:line="280" w:lineRule="auto"/>
        <w:ind w:left="720" w:hanging="720"/>
        <w:jc w:val="both"/>
      </w:pPr>
      <w:r>
        <w:rPr>
          <w:b/>
          <w:bCs/>
        </w:rPr>
        <w:t>[37]  Zhu, S., Shi, W., Qian, H., Tong, X., Hu, R., Bo, J., &amp; Gu, X. (2026). Transformer-based deep learning model for real-time prediction of intraoperative hypotension using dynamic time-series vital signs: a retrospective study. PLOS Medicine, 23(3), e1005024.</w:t>
      </w:r>
      <w:proofErr w:type="gramStart"/>
      <w:r>
        <w:rPr>
          <w:b/>
          <w:bCs/>
        </w:rPr>
      </w:r>
      <w:r/>
      <w:proofErr w:type="gramEnd"/>
      <w:r/>
    </w:p>
    <w:p w14:paraId="5EDE063B" w14:textId="77777777" w:rsidR="00C76803" w:rsidRDefault="009476B2">
      <w:pPr>
        <w:spacing w:after="100" w:line="280" w:lineRule="auto"/>
        <w:ind w:left="720" w:hanging="720"/>
        <w:jc w:val="both"/>
      </w:pPr>
      <w:r>
        <w:rPr>
          <w:b/>
          <w:bCs/>
        </w:rPr>
        <w:t>[38]  Chaari, N., Winski, G., Hallbäck, M., Lundström, N., Björne, H., &amp; Jacobsson, M. (2025). Towards reliable prediction of intraoperative hypotension: a cross-center evaluation of deep learning-based and MAP-derived methods. Journal of Clinical Monitoring and Computing, 40(1), 43–57.</w:t>
      </w:r>
      <w:proofErr w:type="gramStart"/>
      <w:r>
        <w:rPr>
          <w:b/>
          <w:bCs/>
        </w:rPr>
      </w:r>
      <w:r/>
      <w:proofErr w:type="gramEnd"/>
      <w:r/>
    </w:p>
    <w:p w14:paraId="06A1F1A2" w14:textId="77777777" w:rsidR="00C76803" w:rsidRDefault="009476B2">
      <w:pPr>
        <w:spacing w:after="100" w:line="280" w:lineRule="auto"/>
        <w:ind w:left="720" w:hanging="720"/>
        <w:jc w:val="both"/>
      </w:pPr>
      <w:r>
        <w:rPr>
          <w:b/>
          <w:bCs/>
        </w:rPr>
        <w:t>[39</w:t>
      </w:r>
      <w:proofErr w:type="gramStart"/>
      <w:r>
        <w:rPr>
          <w:b/>
          <w:bCs/>
        </w:rPr>
        <w:t xml:space="preserve">]  </w:t>
      </w:r>
      <w:r>
        <w:t>Chen</w:t>
      </w:r>
      <w:proofErr w:type="gramEnd"/>
      <w:r>
        <w:t>, R., Liu, K., Zhang, Q., Wang, Z., &amp; Sun, J. (2024). Dynamic prediction of intraoperative hypotension based on hemodynamic monitoring data with a transformer-based deep learning model. Proc. IEEE BIBM, 1842–1849.</w:t>
      </w:r>
    </w:p>
    <w:p w14:paraId="0DBF926C" w14:textId="77777777" w:rsidR="00C76803" w:rsidRDefault="009476B2">
      <w:pPr>
        <w:spacing w:after="100" w:line="280" w:lineRule="auto"/>
        <w:ind w:left="720" w:hanging="720"/>
        <w:jc w:val="both"/>
      </w:pPr>
      <w:r>
        <w:rPr>
          <w:b/>
          <w:bCs/>
        </w:rPr>
        <w:t>[40</w:t>
      </w:r>
      <w:proofErr w:type="gramStart"/>
      <w:r>
        <w:rPr>
          <w:b/>
          <w:bCs/>
        </w:rPr>
        <w:t xml:space="preserve">]  </w:t>
      </w:r>
      <w:proofErr w:type="spellStart"/>
      <w:r>
        <w:t>Cai</w:t>
      </w:r>
      <w:proofErr w:type="spellEnd"/>
      <w:proofErr w:type="gramEnd"/>
      <w:r>
        <w:t>, M., Lu, T., Sun, X., et al. (2026). Early warning of intraoperative adverse events via transformer-driven multi-label learning. Proc. AAAI Conference on Artificial Intelligence.</w:t>
      </w:r>
    </w:p>
    <w:p w14:paraId="0960E00D" w14:textId="77777777" w:rsidR="00C76803" w:rsidRDefault="009476B2">
      <w:pPr>
        <w:spacing w:after="100" w:line="280" w:lineRule="auto"/>
        <w:ind w:left="720" w:hanging="720"/>
        <w:jc w:val="both"/>
      </w:pPr>
      <w:r>
        <w:rPr>
          <w:b/>
          <w:bCs/>
        </w:rPr>
        <w:t>[41</w:t>
      </w:r>
      <w:proofErr w:type="gramStart"/>
      <w:r>
        <w:rPr>
          <w:b/>
          <w:bCs/>
        </w:rPr>
        <w:t xml:space="preserve">]  </w:t>
      </w:r>
      <w:proofErr w:type="spellStart"/>
      <w:r>
        <w:t>Aubrun</w:t>
      </w:r>
      <w:proofErr w:type="spellEnd"/>
      <w:proofErr w:type="gramEnd"/>
      <w:r>
        <w:t xml:space="preserve">, F., </w:t>
      </w:r>
      <w:proofErr w:type="spellStart"/>
      <w:r>
        <w:t>Joannes-Boyau</w:t>
      </w:r>
      <w:proofErr w:type="spellEnd"/>
      <w:r>
        <w:t xml:space="preserve">, O., </w:t>
      </w:r>
      <w:proofErr w:type="spellStart"/>
      <w:r>
        <w:t>Aya</w:t>
      </w:r>
      <w:proofErr w:type="spellEnd"/>
      <w:r>
        <w:t>, A. G., et al. (2024). Hypotension prediction index: from reactive to predictive hemodynamic management. Frontiers in Anesthesiology, 2, 1138175.</w:t>
      </w:r>
    </w:p>
    <w:p w14:paraId="648009A5" w14:textId="77777777" w:rsidR="00C76803" w:rsidRDefault="009476B2">
      <w:pPr>
        <w:spacing w:after="100" w:line="280" w:lineRule="auto"/>
        <w:ind w:left="720" w:hanging="720"/>
        <w:jc w:val="both"/>
      </w:pPr>
      <w:r>
        <w:rPr>
          <w:b/>
          <w:bCs/>
        </w:rPr>
        <w:t>[42</w:t>
      </w:r>
      <w:proofErr w:type="gramStart"/>
      <w:r>
        <w:rPr>
          <w:b/>
          <w:bCs/>
        </w:rPr>
        <w:t xml:space="preserve">]  </w:t>
      </w:r>
      <w:proofErr w:type="spellStart"/>
      <w:r>
        <w:t>Saugel</w:t>
      </w:r>
      <w:proofErr w:type="spellEnd"/>
      <w:proofErr w:type="gramEnd"/>
      <w:r>
        <w:t xml:space="preserve">, B., &amp; </w:t>
      </w:r>
      <w:proofErr w:type="spellStart"/>
      <w:r>
        <w:t>Sessler</w:t>
      </w:r>
      <w:proofErr w:type="spellEnd"/>
      <w:r>
        <w:t>, D. I. (2022). Perioperative blood pressure management. Anesthesiology, 137(2), 250–261.</w:t>
      </w:r>
    </w:p>
    <w:p w14:paraId="1EFEDE41" w14:textId="77777777" w:rsidR="00C76803" w:rsidRDefault="009476B2">
      <w:pPr>
        <w:spacing w:after="100" w:line="280" w:lineRule="auto"/>
        <w:ind w:left="720" w:hanging="720"/>
        <w:jc w:val="both"/>
      </w:pPr>
      <w:r>
        <w:rPr>
          <w:b/>
          <w:bCs/>
        </w:rPr>
        <w:t>[43</w:t>
      </w:r>
      <w:proofErr w:type="gramStart"/>
      <w:r>
        <w:rPr>
          <w:b/>
          <w:bCs/>
        </w:rPr>
        <w:t xml:space="preserve">]  </w:t>
      </w:r>
      <w:r>
        <w:t>Davies</w:t>
      </w:r>
      <w:proofErr w:type="gramEnd"/>
      <w:r>
        <w:t xml:space="preserve">, S. J., </w:t>
      </w:r>
      <w:proofErr w:type="spellStart"/>
      <w:r>
        <w:t>Vistisen</w:t>
      </w:r>
      <w:proofErr w:type="spellEnd"/>
      <w:r>
        <w:t xml:space="preserve">, S. T., Jian, Z., </w:t>
      </w:r>
      <w:proofErr w:type="spellStart"/>
      <w:r>
        <w:t>Hatib</w:t>
      </w:r>
      <w:proofErr w:type="spellEnd"/>
      <w:r>
        <w:t xml:space="preserve">, F., &amp; </w:t>
      </w:r>
      <w:proofErr w:type="spellStart"/>
      <w:r>
        <w:t>Scheeren</w:t>
      </w:r>
      <w:proofErr w:type="spellEnd"/>
      <w:r>
        <w:t>, T. W. L. (2020). Ability of an arterial waveform analysis-derived hypotension prediction index to predict future hypotensive events in surgical patients. Anesthesia &amp; Analgesia, 130(2), 352–359.</w:t>
      </w:r>
    </w:p>
    <w:p w14:paraId="32A118E3" w14:textId="77777777" w:rsidR="00C76803" w:rsidRDefault="009476B2">
      <w:pPr>
        <w:spacing w:after="100" w:line="280" w:lineRule="auto"/>
        <w:ind w:left="720" w:hanging="720"/>
        <w:jc w:val="both"/>
      </w:pPr>
      <w:r>
        <w:rPr>
          <w:b/>
          <w:bCs/>
        </w:rPr>
        <w:t>[44</w:t>
      </w:r>
      <w:proofErr w:type="gramStart"/>
      <w:r>
        <w:rPr>
          <w:b/>
          <w:bCs/>
        </w:rPr>
        <w:t xml:space="preserve">]  </w:t>
      </w:r>
      <w:proofErr w:type="spellStart"/>
      <w:r>
        <w:t>Maheshwari</w:t>
      </w:r>
      <w:proofErr w:type="spellEnd"/>
      <w:proofErr w:type="gramEnd"/>
      <w:r>
        <w:t xml:space="preserve">, K., Shimada, T., Yang, D., Khanna, S., </w:t>
      </w:r>
      <w:proofErr w:type="spellStart"/>
      <w:r>
        <w:t>Cywinski</w:t>
      </w:r>
      <w:proofErr w:type="spellEnd"/>
      <w:r>
        <w:t xml:space="preserve">, J. B., </w:t>
      </w:r>
      <w:proofErr w:type="spellStart"/>
      <w:r>
        <w:t>Irefin</w:t>
      </w:r>
      <w:proofErr w:type="spellEnd"/>
      <w:r>
        <w:t xml:space="preserve">, S. A., </w:t>
      </w:r>
      <w:proofErr w:type="spellStart"/>
      <w:r>
        <w:t>Ayad</w:t>
      </w:r>
      <w:proofErr w:type="spellEnd"/>
      <w:r>
        <w:t xml:space="preserve">, S., </w:t>
      </w:r>
      <w:proofErr w:type="spellStart"/>
      <w:r>
        <w:t>Turan</w:t>
      </w:r>
      <w:proofErr w:type="spellEnd"/>
      <w:r>
        <w:t xml:space="preserve">, A., </w:t>
      </w:r>
      <w:proofErr w:type="spellStart"/>
      <w:r>
        <w:t>Ruetzler</w:t>
      </w:r>
      <w:proofErr w:type="spellEnd"/>
      <w:r>
        <w:t xml:space="preserve">, K., </w:t>
      </w:r>
      <w:proofErr w:type="spellStart"/>
      <w:r>
        <w:t>Qiu</w:t>
      </w:r>
      <w:proofErr w:type="spellEnd"/>
      <w:r>
        <w:t xml:space="preserve">, Y., </w:t>
      </w:r>
      <w:proofErr w:type="spellStart"/>
      <w:r>
        <w:t>Saager</w:t>
      </w:r>
      <w:proofErr w:type="spellEnd"/>
      <w:r>
        <w:t xml:space="preserve">, L., </w:t>
      </w:r>
      <w:proofErr w:type="spellStart"/>
      <w:r>
        <w:t>Kurz</w:t>
      </w:r>
      <w:proofErr w:type="spellEnd"/>
      <w:r>
        <w:t xml:space="preserve">, A., &amp; </w:t>
      </w:r>
      <w:proofErr w:type="spellStart"/>
      <w:r>
        <w:t>Sessler</w:t>
      </w:r>
      <w:proofErr w:type="spellEnd"/>
      <w:r>
        <w:t xml:space="preserve">, D. I. (2020). Hypotension prediction index for prevention of hypotension during moderate- to high-risk </w:t>
      </w:r>
      <w:proofErr w:type="spellStart"/>
      <w:r>
        <w:t>noncardiac</w:t>
      </w:r>
      <w:proofErr w:type="spellEnd"/>
      <w:r>
        <w:t xml:space="preserve"> surgery: a pilot randomized trial. Anesthesiology, 133(6), 1214–1222.</w:t>
      </w:r>
    </w:p>
    <w:p w14:paraId="69449BEC" w14:textId="77777777" w:rsidR="00C76803" w:rsidRDefault="009476B2">
      <w:pPr>
        <w:spacing w:after="100" w:line="280" w:lineRule="auto"/>
        <w:ind w:left="720" w:hanging="720"/>
        <w:jc w:val="both"/>
      </w:pPr>
      <w:r>
        <w:rPr>
          <w:b/>
          <w:bCs/>
        </w:rPr>
        <w:t>[45</w:t>
      </w:r>
      <w:proofErr w:type="gramStart"/>
      <w:r>
        <w:rPr>
          <w:b/>
          <w:bCs/>
        </w:rPr>
        <w:t xml:space="preserve">]  </w:t>
      </w:r>
      <w:proofErr w:type="spellStart"/>
      <w:r>
        <w:t>Ranucci</w:t>
      </w:r>
      <w:proofErr w:type="spellEnd"/>
      <w:proofErr w:type="gramEnd"/>
      <w:r>
        <w:t xml:space="preserve">, M., </w:t>
      </w:r>
      <w:proofErr w:type="spellStart"/>
      <w:r>
        <w:t>Barile</w:t>
      </w:r>
      <w:proofErr w:type="spellEnd"/>
      <w:r>
        <w:t xml:space="preserve">, L., </w:t>
      </w:r>
      <w:proofErr w:type="spellStart"/>
      <w:r>
        <w:t>Ambrogi</w:t>
      </w:r>
      <w:proofErr w:type="spellEnd"/>
      <w:r>
        <w:t xml:space="preserve">, F., &amp; </w:t>
      </w:r>
      <w:proofErr w:type="spellStart"/>
      <w:r>
        <w:t>Pistuddi</w:t>
      </w:r>
      <w:proofErr w:type="spellEnd"/>
      <w:r>
        <w:t xml:space="preserve">, V. (2020). Discrimination and calibration properties of the hypotension probability indicator during cardiac and vascular surgery. Minerva </w:t>
      </w:r>
      <w:proofErr w:type="spellStart"/>
      <w:r>
        <w:t>Anestesiologica</w:t>
      </w:r>
      <w:proofErr w:type="spellEnd"/>
      <w:r>
        <w:t>, 86(11), 1175–1183.</w:t>
      </w:r>
    </w:p>
    <w:p w14:paraId="081E9650" w14:textId="77777777" w:rsidR="00C76803" w:rsidRDefault="009476B2">
      <w:pPr>
        <w:spacing w:after="100" w:line="280" w:lineRule="auto"/>
        <w:ind w:left="720" w:hanging="720"/>
        <w:jc w:val="both"/>
      </w:pPr>
      <w:r>
        <w:rPr>
          <w:b/>
          <w:bCs/>
        </w:rPr>
        <w:t>[46</w:t>
      </w:r>
      <w:proofErr w:type="gramStart"/>
      <w:r>
        <w:rPr>
          <w:b/>
          <w:bCs/>
        </w:rPr>
        <w:t xml:space="preserve">]  </w:t>
      </w:r>
      <w:r>
        <w:t>Mendes</w:t>
      </w:r>
      <w:proofErr w:type="gramEnd"/>
      <w:r>
        <w:t>, P. A., et al. (2025). Clinical performance of machine-learning algorithms to predict intraoperative hypotension: a meta-analysis. BMC Surgery, 25(1), 412.</w:t>
      </w:r>
    </w:p>
    <w:p w14:paraId="18792BEB" w14:textId="77777777" w:rsidR="00C76803" w:rsidRDefault="009476B2">
      <w:pPr>
        <w:spacing w:after="100" w:line="280" w:lineRule="auto"/>
        <w:ind w:left="720" w:hanging="720"/>
        <w:jc w:val="both"/>
      </w:pPr>
      <w:r>
        <w:rPr>
          <w:b/>
          <w:bCs/>
        </w:rPr>
        <w:t>[47</w:t>
      </w:r>
      <w:proofErr w:type="gramStart"/>
      <w:r>
        <w:rPr>
          <w:b/>
          <w:bCs/>
        </w:rPr>
        <w:t xml:space="preserve">]  </w:t>
      </w:r>
      <w:proofErr w:type="spellStart"/>
      <w:r>
        <w:t>Iyer</w:t>
      </w:r>
      <w:proofErr w:type="spellEnd"/>
      <w:proofErr w:type="gramEnd"/>
      <w:r>
        <w:t xml:space="preserve">, R., &amp; </w:t>
      </w:r>
      <w:proofErr w:type="spellStart"/>
      <w:r>
        <w:t>Umadevi</w:t>
      </w:r>
      <w:proofErr w:type="spellEnd"/>
      <w:r>
        <w:t xml:space="preserve">, K. S. (2024). </w:t>
      </w:r>
      <w:proofErr w:type="spellStart"/>
      <w:r>
        <w:t>TwinCardio</w:t>
      </w:r>
      <w:proofErr w:type="spellEnd"/>
      <w:r>
        <w:t xml:space="preserve">: an </w:t>
      </w:r>
      <w:proofErr w:type="spellStart"/>
      <w:r>
        <w:t>IoT</w:t>
      </w:r>
      <w:proofErr w:type="spellEnd"/>
      <w:r>
        <w:t>-driven digital twin reference architecture for cardiovascular health monitoring. IEEE Internet of Things Journal, 11(8), 13567–13580.</w:t>
      </w:r>
    </w:p>
    <w:p w14:paraId="7B969A54" w14:textId="77777777" w:rsidR="00C76803" w:rsidRDefault="009476B2">
      <w:pPr>
        <w:spacing w:after="100" w:line="280" w:lineRule="auto"/>
        <w:ind w:left="720" w:hanging="720"/>
        <w:jc w:val="both"/>
      </w:pPr>
      <w:r>
        <w:rPr>
          <w:b/>
          <w:bCs/>
        </w:rPr>
        <w:lastRenderedPageBreak/>
        <w:t>[48</w:t>
      </w:r>
      <w:proofErr w:type="gramStart"/>
      <w:r>
        <w:rPr>
          <w:b/>
          <w:bCs/>
        </w:rPr>
        <w:t xml:space="preserve">]  </w:t>
      </w:r>
      <w:r>
        <w:t>Hwang</w:t>
      </w:r>
      <w:proofErr w:type="gramEnd"/>
      <w:r>
        <w:t xml:space="preserve">, M., Kim, T., Park, J., et al. (2023). Virtual antiarrhythmic drug evaluation in atrial fibrillation </w:t>
      </w:r>
      <w:proofErr w:type="gramStart"/>
      <w:r>
        <w:t>patients</w:t>
      </w:r>
      <w:proofErr w:type="gramEnd"/>
      <w:r>
        <w:t xml:space="preserve"> post-catheter ablation using patient-specific cardiac digital twins. Nature Communications, 14, 4732.</w:t>
      </w:r>
    </w:p>
    <w:p w14:paraId="5BAB7F0D" w14:textId="77777777" w:rsidR="00C76803" w:rsidRDefault="009476B2">
      <w:pPr>
        <w:spacing w:after="100" w:line="280" w:lineRule="auto"/>
        <w:ind w:left="720" w:hanging="720"/>
        <w:jc w:val="both"/>
      </w:pPr>
      <w:r>
        <w:rPr>
          <w:b/>
          <w:bCs/>
        </w:rPr>
        <w:t>[49</w:t>
      </w:r>
      <w:proofErr w:type="gramStart"/>
      <w:r>
        <w:rPr>
          <w:b/>
          <w:bCs/>
        </w:rPr>
        <w:t xml:space="preserve">]  </w:t>
      </w:r>
      <w:proofErr w:type="spellStart"/>
      <w:r>
        <w:t>Yousefi</w:t>
      </w:r>
      <w:proofErr w:type="spellEnd"/>
      <w:proofErr w:type="gramEnd"/>
      <w:r>
        <w:t xml:space="preserve">, M., van </w:t>
      </w:r>
      <w:proofErr w:type="spellStart"/>
      <w:r>
        <w:t>Heusden</w:t>
      </w:r>
      <w:proofErr w:type="spellEnd"/>
      <w:r>
        <w:t>, K., Mitchell, I. M., et al. (2015). Safety-preserving closed-loop anesthesia control. Proc. IEEE EMBC, 454–457.</w:t>
      </w:r>
    </w:p>
    <w:p w14:paraId="5D35FD59" w14:textId="77777777" w:rsidR="00C76803" w:rsidRDefault="009476B2">
      <w:pPr>
        <w:spacing w:after="100" w:line="280" w:lineRule="auto"/>
        <w:ind w:left="720" w:hanging="720"/>
        <w:jc w:val="both"/>
      </w:pPr>
      <w:r>
        <w:rPr>
          <w:b/>
          <w:bCs/>
        </w:rPr>
        <w:t>[50</w:t>
      </w:r>
      <w:proofErr w:type="gramStart"/>
      <w:r>
        <w:rPr>
          <w:b/>
          <w:bCs/>
        </w:rPr>
        <w:t xml:space="preserve">]  </w:t>
      </w:r>
      <w:proofErr w:type="spellStart"/>
      <w:r>
        <w:t>Padmanabhan</w:t>
      </w:r>
      <w:proofErr w:type="spellEnd"/>
      <w:proofErr w:type="gramEnd"/>
      <w:r>
        <w:t xml:space="preserve">, R., </w:t>
      </w:r>
      <w:proofErr w:type="spellStart"/>
      <w:r>
        <w:t>Meskin</w:t>
      </w:r>
      <w:proofErr w:type="spellEnd"/>
      <w:r>
        <w:t>, N., &amp; Haddad, W. M. (2017). Optimal adaptive control of drug dosing using integral reinforcement learning. Mathematical Biosciences, 309, 131–142.</w:t>
      </w:r>
    </w:p>
    <w:p w14:paraId="7B45212F" w14:textId="77777777" w:rsidR="00C76803" w:rsidRDefault="009476B2">
      <w:pPr>
        <w:spacing w:after="100" w:line="280" w:lineRule="auto"/>
        <w:ind w:left="720" w:hanging="720"/>
        <w:jc w:val="both"/>
      </w:pPr>
      <w:r>
        <w:rPr>
          <w:b/>
          <w:bCs/>
        </w:rPr>
        <w:t>[51</w:t>
      </w:r>
      <w:proofErr w:type="gramStart"/>
      <w:r>
        <w:rPr>
          <w:b/>
          <w:bCs/>
        </w:rPr>
        <w:t xml:space="preserve">]  </w:t>
      </w:r>
      <w:proofErr w:type="spellStart"/>
      <w:r>
        <w:t>Aubrun</w:t>
      </w:r>
      <w:proofErr w:type="spellEnd"/>
      <w:proofErr w:type="gramEnd"/>
      <w:r>
        <w:t>, F., et al. (2022). Prediction and prevention of intraoperative hypotension with the hypotension prediction index: a narrative review. Journal of Clinical Medicine, 11(19), 5551.</w:t>
      </w:r>
    </w:p>
    <w:p w14:paraId="261710D2" w14:textId="77777777" w:rsidR="00C76803" w:rsidRDefault="009476B2">
      <w:pPr>
        <w:spacing w:after="100" w:line="280" w:lineRule="auto"/>
        <w:ind w:left="720" w:hanging="720"/>
        <w:jc w:val="both"/>
      </w:pPr>
      <w:r>
        <w:rPr>
          <w:b/>
          <w:bCs/>
        </w:rPr>
        <w:t>[52</w:t>
      </w:r>
      <w:proofErr w:type="gramStart"/>
      <w:r>
        <w:rPr>
          <w:b/>
          <w:bCs/>
        </w:rPr>
        <w:t xml:space="preserve">]  </w:t>
      </w:r>
      <w:proofErr w:type="spellStart"/>
      <w:r>
        <w:t>Ghita</w:t>
      </w:r>
      <w:proofErr w:type="spellEnd"/>
      <w:proofErr w:type="gramEnd"/>
      <w:r>
        <w:t xml:space="preserve">, M., </w:t>
      </w:r>
      <w:proofErr w:type="spellStart"/>
      <w:r>
        <w:t>Birs</w:t>
      </w:r>
      <w:proofErr w:type="spellEnd"/>
      <w:r>
        <w:t xml:space="preserve">, I. R., &amp; </w:t>
      </w:r>
      <w:proofErr w:type="spellStart"/>
      <w:r>
        <w:t>Copot</w:t>
      </w:r>
      <w:proofErr w:type="spellEnd"/>
      <w:r>
        <w:t>, D. (2020). Optimization-based design of closed-loop control of anesthesia. In: Modeling and Control of Drug Delivery Systems (pp. 245–270). Academic Press.</w:t>
      </w:r>
    </w:p>
    <w:p w14:paraId="5DED0ECC" w14:textId="77777777" w:rsidR="00C76803" w:rsidRDefault="009476B2">
      <w:pPr>
        <w:spacing w:after="100" w:line="280" w:lineRule="auto"/>
        <w:ind w:left="720" w:hanging="720"/>
        <w:jc w:val="both"/>
      </w:pPr>
      <w:r>
        <w:rPr>
          <w:b/>
          <w:bCs/>
        </w:rPr>
        <w:t>[53</w:t>
      </w:r>
      <w:proofErr w:type="gramStart"/>
      <w:r>
        <w:rPr>
          <w:b/>
          <w:bCs/>
        </w:rPr>
        <w:t xml:space="preserve">]  </w:t>
      </w:r>
      <w:proofErr w:type="spellStart"/>
      <w:r>
        <w:t>Saugel</w:t>
      </w:r>
      <w:proofErr w:type="spellEnd"/>
      <w:proofErr w:type="gramEnd"/>
      <w:r>
        <w:t xml:space="preserve">, B., Reuter, D. A., &amp; Reese, P. C. (2020). Intraoperative mean arterial pressure targets: can databases give us a universally valid 'magic number' or do we need an </w:t>
      </w:r>
      <w:proofErr w:type="spellStart"/>
      <w:r>
        <w:t>individualised</w:t>
      </w:r>
      <w:proofErr w:type="spellEnd"/>
      <w:r>
        <w:t xml:space="preserve"> approach? British Journal of </w:t>
      </w:r>
      <w:proofErr w:type="spellStart"/>
      <w:r>
        <w:t>Anaesthesia</w:t>
      </w:r>
      <w:proofErr w:type="spellEnd"/>
      <w:r>
        <w:t>, 125(1), 11–13.</w:t>
      </w:r>
    </w:p>
    <w:p w14:paraId="6A5D7F06" w14:textId="77777777" w:rsidR="00C76803" w:rsidRDefault="009476B2">
      <w:pPr>
        <w:spacing w:after="100" w:line="280" w:lineRule="auto"/>
        <w:ind w:left="720" w:hanging="720"/>
        <w:jc w:val="both"/>
      </w:pPr>
      <w:r>
        <w:rPr>
          <w:b/>
          <w:bCs/>
        </w:rPr>
        <w:t>[54</w:t>
      </w:r>
      <w:proofErr w:type="gramStart"/>
      <w:r>
        <w:rPr>
          <w:b/>
          <w:bCs/>
        </w:rPr>
        <w:t xml:space="preserve">]  </w:t>
      </w:r>
      <w:proofErr w:type="spellStart"/>
      <w:r>
        <w:t>Yousefi</w:t>
      </w:r>
      <w:proofErr w:type="spellEnd"/>
      <w:proofErr w:type="gramEnd"/>
      <w:r>
        <w:t xml:space="preserve">, M., </w:t>
      </w:r>
      <w:proofErr w:type="spellStart"/>
      <w:r>
        <w:t>Aubouin-Pairault</w:t>
      </w:r>
      <w:proofErr w:type="spellEnd"/>
      <w:r>
        <w:t xml:space="preserve">, B., &amp; van </w:t>
      </w:r>
      <w:proofErr w:type="spellStart"/>
      <w:r>
        <w:t>Heusden</w:t>
      </w:r>
      <w:proofErr w:type="spellEnd"/>
      <w:r>
        <w:t>, K. (2024). Python Anesthesia Simulator: an open-source simulation environment for closed-loop anesthesia research. Journal of Open Source Software, 9(94), 5407.</w:t>
      </w:r>
    </w:p>
    <w:p w14:paraId="1FDEFDFF" w14:textId="77777777" w:rsidR="00C76803" w:rsidRDefault="009476B2">
      <w:pPr>
        <w:spacing w:after="100" w:line="280" w:lineRule="auto"/>
        <w:ind w:left="720" w:hanging="720"/>
        <w:jc w:val="both"/>
      </w:pPr>
      <w:r>
        <w:rPr>
          <w:b/>
          <w:bCs/>
        </w:rPr>
        <w:t>[55</w:t>
      </w:r>
      <w:proofErr w:type="gramStart"/>
      <w:r>
        <w:rPr>
          <w:b/>
          <w:bCs/>
        </w:rPr>
        <w:t xml:space="preserve">]  </w:t>
      </w:r>
      <w:r>
        <w:t>U.S</w:t>
      </w:r>
      <w:proofErr w:type="gramEnd"/>
      <w:r>
        <w:t>. Food and Drug Administration. (2025). Considerations for the use of artificial intelligence to support regulatory decision-making for drug and biological products: draft guidance for industry. FDA-2024-D-4956.</w:t>
      </w:r>
    </w:p>
    <w:p w14:paraId="48C2D9EE" w14:textId="77777777" w:rsidR="00C76803" w:rsidRDefault="009476B2">
      <w:pPr>
        <w:spacing w:after="100" w:line="280" w:lineRule="auto"/>
        <w:ind w:left="720" w:hanging="720"/>
        <w:jc w:val="both"/>
      </w:pPr>
      <w:r>
        <w:rPr>
          <w:b/>
          <w:bCs/>
        </w:rPr>
        <w:t>[56</w:t>
      </w:r>
      <w:proofErr w:type="gramStart"/>
      <w:r>
        <w:rPr>
          <w:b/>
          <w:bCs/>
        </w:rPr>
        <w:t xml:space="preserve">]  </w:t>
      </w:r>
      <w:r>
        <w:t>U.S</w:t>
      </w:r>
      <w:proofErr w:type="gramEnd"/>
      <w:r>
        <w:t>. Food and Drug Administration. (2022). Clinical decision support software: guidance for industry and Food and Drug Administration staff. Center for Devices and Radiological Health.</w:t>
      </w:r>
    </w:p>
    <w:p w14:paraId="762F656F" w14:textId="77777777" w:rsidR="00C76803" w:rsidRDefault="009476B2">
      <w:pPr>
        <w:spacing w:after="100" w:line="280" w:lineRule="auto"/>
        <w:ind w:left="720" w:hanging="720"/>
        <w:jc w:val="both"/>
      </w:pPr>
      <w:r>
        <w:rPr>
          <w:b/>
          <w:bCs/>
        </w:rPr>
        <w:t>[57</w:t>
      </w:r>
      <w:proofErr w:type="gramStart"/>
      <w:r>
        <w:rPr>
          <w:b/>
          <w:bCs/>
        </w:rPr>
        <w:t xml:space="preserve">]  </w:t>
      </w:r>
      <w:r>
        <w:t>International</w:t>
      </w:r>
      <w:proofErr w:type="gramEnd"/>
      <w:r>
        <w:t xml:space="preserve"> Medical Device Regulators Forum. (2014). 'Software as a Medical Device': possible framework for risk categorization and corresponding considerations. IMDRF/</w:t>
      </w:r>
      <w:proofErr w:type="spellStart"/>
      <w:r>
        <w:t>SaMD</w:t>
      </w:r>
      <w:proofErr w:type="spellEnd"/>
      <w:r>
        <w:t xml:space="preserve"> WG/N12FINAL:2014.</w:t>
      </w:r>
    </w:p>
    <w:p w14:paraId="13535BB2" w14:textId="77777777" w:rsidR="00C76803" w:rsidRDefault="009476B2">
      <w:pPr>
        <w:spacing w:after="100" w:line="280" w:lineRule="auto"/>
        <w:ind w:left="720" w:hanging="720"/>
        <w:jc w:val="both"/>
      </w:pPr>
      <w:r>
        <w:rPr>
          <w:b/>
          <w:bCs/>
        </w:rPr>
        <w:t>[58</w:t>
      </w:r>
      <w:proofErr w:type="gramStart"/>
      <w:r>
        <w:rPr>
          <w:b/>
          <w:bCs/>
        </w:rPr>
        <w:t xml:space="preserve">]  </w:t>
      </w:r>
      <w:r>
        <w:t>Zhang</w:t>
      </w:r>
      <w:proofErr w:type="gramEnd"/>
      <w:r>
        <w:t>, T., Zhao, Y., Liang, S., &amp; Sun, X. (2024). Intraoperative hypotension and postoperative acute kidney injury: a systematic review. American Journal of Surgery, 234, 79–87.</w:t>
      </w:r>
    </w:p>
    <w:p w14:paraId="7FF1859D" w14:textId="77777777" w:rsidR="00C76803" w:rsidRDefault="009476B2">
      <w:pPr>
        <w:spacing w:after="100" w:line="280" w:lineRule="auto"/>
        <w:ind w:left="720" w:hanging="720"/>
        <w:jc w:val="both"/>
      </w:pPr>
      <w:r>
        <w:rPr>
          <w:b/>
          <w:bCs/>
        </w:rPr>
        <w:t>[59</w:t>
      </w:r>
      <w:proofErr w:type="gramStart"/>
      <w:r>
        <w:rPr>
          <w:b/>
          <w:bCs/>
        </w:rPr>
        <w:t xml:space="preserve">]  </w:t>
      </w:r>
      <w:r>
        <w:t>Wang</w:t>
      </w:r>
      <w:proofErr w:type="gramEnd"/>
      <w:r>
        <w:t xml:space="preserve">, Y., Liu, S., et al. (2024). Intraoperative hypotension is associated with persistent acute kidney disease after </w:t>
      </w:r>
      <w:proofErr w:type="spellStart"/>
      <w:r>
        <w:t>noncardiac</w:t>
      </w:r>
      <w:proofErr w:type="spellEnd"/>
      <w:r>
        <w:t xml:space="preserve"> surgery: a </w:t>
      </w:r>
      <w:proofErr w:type="spellStart"/>
      <w:r>
        <w:t>multicentre</w:t>
      </w:r>
      <w:proofErr w:type="spellEnd"/>
      <w:r>
        <w:t xml:space="preserve"> cohort study. British Journal of </w:t>
      </w:r>
      <w:proofErr w:type="spellStart"/>
      <w:r>
        <w:t>Anaesthesia</w:t>
      </w:r>
      <w:proofErr w:type="spellEnd"/>
      <w:r>
        <w:t>, 132(3), 522–531.</w:t>
      </w:r>
    </w:p>
    <w:p w14:paraId="6F9FE2F3" w14:textId="77777777" w:rsidR="00C76803" w:rsidRDefault="009476B2">
      <w:pPr>
        <w:spacing w:after="100" w:line="280" w:lineRule="auto"/>
        <w:ind w:left="720" w:hanging="720"/>
        <w:jc w:val="both"/>
      </w:pPr>
      <w:r>
        <w:rPr>
          <w:b/>
          <w:bCs/>
        </w:rPr>
        <w:t>[60</w:t>
      </w:r>
      <w:proofErr w:type="gramStart"/>
      <w:r>
        <w:rPr>
          <w:b/>
          <w:bCs/>
        </w:rPr>
        <w:t xml:space="preserve">]  </w:t>
      </w:r>
      <w:r>
        <w:t>Karri</w:t>
      </w:r>
      <w:proofErr w:type="gramEnd"/>
      <w:r>
        <w:t>, J., et al. (2025). Digital twins in healthcare: a comprehensive review and future directions. Frontiers in Digital Health, 7, 1633539.</w:t>
      </w:r>
    </w:p>
    <w:p w14:paraId="63D27B7D" w14:textId="77777777" w:rsidR="00C76803" w:rsidRDefault="009476B2">
      <w:pPr>
        <w:spacing w:after="100" w:line="280" w:lineRule="auto"/>
        <w:ind w:left="720" w:hanging="720"/>
        <w:jc w:val="both"/>
      </w:pPr>
      <w:r>
        <w:rPr>
          <w:b/>
          <w:bCs/>
        </w:rPr>
        <w:lastRenderedPageBreak/>
        <w:t>[61</w:t>
      </w:r>
      <w:proofErr w:type="gramStart"/>
      <w:r>
        <w:rPr>
          <w:b/>
          <w:bCs/>
        </w:rPr>
        <w:t xml:space="preserve">]  </w:t>
      </w:r>
      <w:proofErr w:type="spellStart"/>
      <w:r>
        <w:t>Niederer</w:t>
      </w:r>
      <w:proofErr w:type="spellEnd"/>
      <w:proofErr w:type="gramEnd"/>
      <w:r>
        <w:t xml:space="preserve">, S. A., Sacks, M. S., </w:t>
      </w:r>
      <w:proofErr w:type="spellStart"/>
      <w:r>
        <w:t>Girolami</w:t>
      </w:r>
      <w:proofErr w:type="spellEnd"/>
      <w:r>
        <w:t xml:space="preserve">, M., &amp; </w:t>
      </w:r>
      <w:proofErr w:type="spellStart"/>
      <w:r>
        <w:t>Willcox</w:t>
      </w:r>
      <w:proofErr w:type="spellEnd"/>
      <w:r>
        <w:t>, K. (2021). Scaling digital twins from the artisanal to the industrial. Nature Computational Science, 1, 313–320.</w:t>
      </w:r>
    </w:p>
    <w:p w14:paraId="1CD843F4" w14:textId="77777777" w:rsidR="00C76803" w:rsidRDefault="009476B2">
      <w:pPr>
        <w:spacing w:after="100" w:line="280" w:lineRule="auto"/>
        <w:ind w:left="720" w:hanging="720"/>
        <w:jc w:val="both"/>
      </w:pPr>
      <w:r>
        <w:rPr>
          <w:b/>
          <w:bCs/>
        </w:rPr>
        <w:t>[62</w:t>
      </w:r>
      <w:proofErr w:type="gramStart"/>
      <w:r>
        <w:rPr>
          <w:b/>
          <w:bCs/>
        </w:rPr>
        <w:t xml:space="preserve">]  </w:t>
      </w:r>
      <w:r>
        <w:t>Grieves</w:t>
      </w:r>
      <w:proofErr w:type="gramEnd"/>
      <w:r>
        <w:t>, M., &amp; Vickers, J. (2017). Digital twin: mitigating unpredictable, undesirable emergent behavior in complex systems. In: Transdisciplinary Perspectives on Complex Systems (pp. 85–113). Springer.</w:t>
      </w:r>
    </w:p>
    <w:p w14:paraId="2FB39D71" w14:textId="77777777" w:rsidR="00C76803" w:rsidRDefault="009476B2">
      <w:pPr>
        <w:spacing w:after="100" w:line="280" w:lineRule="auto"/>
        <w:ind w:left="720" w:hanging="720"/>
        <w:jc w:val="both"/>
      </w:pPr>
      <w:r>
        <w:rPr>
          <w:b/>
          <w:bCs/>
        </w:rPr>
        <w:t>[63</w:t>
      </w:r>
      <w:proofErr w:type="gramStart"/>
      <w:r>
        <w:rPr>
          <w:b/>
          <w:bCs/>
        </w:rPr>
        <w:t xml:space="preserve">]  </w:t>
      </w:r>
      <w:r>
        <w:t>Lopez</w:t>
      </w:r>
      <w:proofErr w:type="gramEnd"/>
      <w:r>
        <w:t xml:space="preserve">, M., et al. (2026). A closed-loop digital twin framework for automated control of extracorporeal membrane oxygenation: toward physiology-aware decision support in critical care. </w:t>
      </w:r>
      <w:proofErr w:type="spellStart"/>
      <w:proofErr w:type="gramStart"/>
      <w:r>
        <w:t>medRxiv</w:t>
      </w:r>
      <w:proofErr w:type="spellEnd"/>
      <w:proofErr w:type="gramEnd"/>
      <w:r>
        <w:t xml:space="preserve"> preprint, doi:10.64898/2026.01.01.26343307.</w:t>
      </w:r>
    </w:p>
    <w:p w14:paraId="18ABBB90" w14:textId="77777777" w:rsidR="00C76803" w:rsidRDefault="009476B2">
      <w:pPr>
        <w:spacing w:after="100" w:line="280" w:lineRule="auto"/>
        <w:ind w:left="720" w:hanging="720"/>
        <w:jc w:val="both"/>
      </w:pPr>
      <w:r>
        <w:rPr>
          <w:b/>
          <w:bCs/>
        </w:rPr>
        <w:t>[64</w:t>
      </w:r>
      <w:proofErr w:type="gramStart"/>
      <w:r>
        <w:rPr>
          <w:b/>
          <w:bCs/>
        </w:rPr>
        <w:t xml:space="preserve">]  </w:t>
      </w:r>
      <w:r>
        <w:t>Nadeem</w:t>
      </w:r>
      <w:proofErr w:type="gramEnd"/>
      <w:r>
        <w:t xml:space="preserve">, M., </w:t>
      </w:r>
      <w:proofErr w:type="spellStart"/>
      <w:r>
        <w:t>Kostic</w:t>
      </w:r>
      <w:proofErr w:type="spellEnd"/>
      <w:r>
        <w:t xml:space="preserve">, S., </w:t>
      </w:r>
      <w:proofErr w:type="spellStart"/>
      <w:r>
        <w:t>Dornhöfer</w:t>
      </w:r>
      <w:proofErr w:type="spellEnd"/>
      <w:r>
        <w:t xml:space="preserve">, M., Weber, C., &amp; </w:t>
      </w:r>
      <w:proofErr w:type="spellStart"/>
      <w:r>
        <w:t>Fathi</w:t>
      </w:r>
      <w:proofErr w:type="spellEnd"/>
      <w:r>
        <w:t>, M. (2025). A comprehensive review of digital twin in healthcare in the scope of simulative health-monitoring. Digital Health, 11, 20552076241304078.</w:t>
      </w:r>
    </w:p>
    <w:p w14:paraId="0F47500B" w14:textId="77777777" w:rsidR="00C76803" w:rsidRDefault="009476B2">
      <w:pPr>
        <w:spacing w:after="100" w:line="280" w:lineRule="auto"/>
        <w:ind w:left="720" w:hanging="720"/>
        <w:jc w:val="both"/>
      </w:pPr>
      <w:r>
        <w:rPr>
          <w:b/>
          <w:bCs/>
        </w:rPr>
        <w:t>[65</w:t>
      </w:r>
      <w:proofErr w:type="gramStart"/>
      <w:r>
        <w:rPr>
          <w:b/>
          <w:bCs/>
        </w:rPr>
        <w:t xml:space="preserve">]  </w:t>
      </w:r>
      <w:proofErr w:type="spellStart"/>
      <w:r>
        <w:t>Tănase</w:t>
      </w:r>
      <w:proofErr w:type="spellEnd"/>
      <w:proofErr w:type="gramEnd"/>
      <w:r>
        <w:t xml:space="preserve">, N.-V., </w:t>
      </w:r>
      <w:proofErr w:type="spellStart"/>
      <w:r>
        <w:t>Hainăroșie</w:t>
      </w:r>
      <w:proofErr w:type="spellEnd"/>
      <w:r>
        <w:t xml:space="preserve">, R., </w:t>
      </w:r>
      <w:proofErr w:type="spellStart"/>
      <w:r>
        <w:t>Brînduşe</w:t>
      </w:r>
      <w:proofErr w:type="spellEnd"/>
      <w:r>
        <w:t xml:space="preserve">, L.-A., et al. (2025). A clinical comparative study of </w:t>
      </w:r>
      <w:proofErr w:type="spellStart"/>
      <w:r>
        <w:t>Schnider</w:t>
      </w:r>
      <w:proofErr w:type="spellEnd"/>
      <w:r>
        <w:t xml:space="preserve"> and </w:t>
      </w:r>
      <w:proofErr w:type="spellStart"/>
      <w:r>
        <w:t>Eleveld</w:t>
      </w:r>
      <w:proofErr w:type="spellEnd"/>
      <w:r>
        <w:t xml:space="preserve"> pharmacokinetic-</w:t>
      </w:r>
      <w:proofErr w:type="spellStart"/>
      <w:r>
        <w:t>pharmacodynamic</w:t>
      </w:r>
      <w:proofErr w:type="spellEnd"/>
      <w:r>
        <w:t xml:space="preserve"> models for </w:t>
      </w:r>
      <w:proofErr w:type="spellStart"/>
      <w:r>
        <w:t>propofol</w:t>
      </w:r>
      <w:proofErr w:type="spellEnd"/>
      <w:r>
        <w:t xml:space="preserve"> target-controlled infusion sedation in drug-induced sleep endoscopy. Biomedicines, 13(4), 822.</w:t>
      </w:r>
    </w:p>
    <w:p w14:paraId="3DD66979" w14:textId="77777777" w:rsidR="00C76803" w:rsidRDefault="009476B2">
      <w:pPr>
        <w:spacing w:after="100" w:line="280" w:lineRule="auto"/>
        <w:ind w:left="720" w:hanging="720"/>
        <w:jc w:val="both"/>
      </w:pPr>
      <w:r>
        <w:rPr>
          <w:b/>
          <w:bCs/>
        </w:rPr>
        <w:t>[66</w:t>
      </w:r>
      <w:proofErr w:type="gramStart"/>
      <w:r>
        <w:rPr>
          <w:b/>
          <w:bCs/>
        </w:rPr>
        <w:t xml:space="preserve">]  </w:t>
      </w:r>
      <w:r>
        <w:t>Lundberg</w:t>
      </w:r>
      <w:proofErr w:type="gramEnd"/>
      <w:r>
        <w:t>, S. M., &amp; Lee, S.-I. (2017). A unified approach to interpreting model predictions. Advances in Neural Information Processing Systems (NIPS), 30, 4765–4774.</w:t>
      </w:r>
    </w:p>
    <w:p w14:paraId="659918A0" w14:textId="77777777" w:rsidR="00C76803" w:rsidRDefault="009476B2">
      <w:pPr>
        <w:spacing w:after="100" w:line="280" w:lineRule="auto"/>
        <w:ind w:left="720" w:hanging="720"/>
        <w:jc w:val="both"/>
      </w:pPr>
      <w:r>
        <w:rPr>
          <w:b/>
          <w:bCs/>
        </w:rPr>
        <w:t>[67</w:t>
      </w:r>
      <w:proofErr w:type="gramStart"/>
      <w:r>
        <w:rPr>
          <w:b/>
          <w:bCs/>
        </w:rPr>
        <w:t xml:space="preserve">]  </w:t>
      </w:r>
      <w:r>
        <w:t>Ribeiro</w:t>
      </w:r>
      <w:proofErr w:type="gramEnd"/>
      <w:r>
        <w:t xml:space="preserve">, M. T., Singh, S., &amp; </w:t>
      </w:r>
      <w:proofErr w:type="spellStart"/>
      <w:r>
        <w:t>Guestrin</w:t>
      </w:r>
      <w:proofErr w:type="spellEnd"/>
      <w:r>
        <w:t>, C. (2016). 'Why should I trust you?</w:t>
      </w:r>
      <w:proofErr w:type="gramStart"/>
      <w:r>
        <w:t>':</w:t>
      </w:r>
      <w:proofErr w:type="gramEnd"/>
      <w:r>
        <w:t xml:space="preserve"> Explaining the predictions of any classifier. Proc. 22nd ACM SIGKDD International Conference on Knowledge Discovery and Data Mining, 1135–1144.</w:t>
      </w:r>
    </w:p>
    <w:p w14:paraId="3D52B1E1" w14:textId="77777777" w:rsidR="00C76803" w:rsidRDefault="009476B2">
      <w:pPr>
        <w:spacing w:after="100" w:line="280" w:lineRule="auto"/>
        <w:ind w:left="720" w:hanging="720"/>
        <w:jc w:val="both"/>
      </w:pPr>
      <w:r>
        <w:rPr>
          <w:b/>
          <w:bCs/>
        </w:rPr>
        <w:t>[68</w:t>
      </w:r>
      <w:proofErr w:type="gramStart"/>
      <w:r>
        <w:rPr>
          <w:b/>
          <w:bCs/>
        </w:rPr>
        <w:t xml:space="preserve">]  </w:t>
      </w:r>
      <w:r>
        <w:t>Lee</w:t>
      </w:r>
      <w:proofErr w:type="gramEnd"/>
      <w:r>
        <w:t>, J., Kim, S., Park, H., et al. (2025). Web-based machine learning application for interpretable prediction of prolonged length of stay after lumbar spinal stenosis surgery: a retrospective cohort study with explainable AI. Frontiers in Surgery, 12, 1532716.</w:t>
      </w:r>
    </w:p>
    <w:p w14:paraId="287ED2F7" w14:textId="77777777" w:rsidR="00C76803" w:rsidRDefault="009476B2">
      <w:pPr>
        <w:spacing w:after="100" w:line="280" w:lineRule="auto"/>
        <w:ind w:left="720" w:hanging="720"/>
        <w:jc w:val="both"/>
      </w:pPr>
      <w:r>
        <w:rPr>
          <w:b/>
          <w:bCs/>
        </w:rPr>
        <w:t>[69</w:t>
      </w:r>
      <w:proofErr w:type="gramStart"/>
      <w:r>
        <w:rPr>
          <w:b/>
          <w:bCs/>
        </w:rPr>
        <w:t xml:space="preserve">]  </w:t>
      </w:r>
      <w:r>
        <w:t>Mendes</w:t>
      </w:r>
      <w:proofErr w:type="gramEnd"/>
      <w:r>
        <w:t xml:space="preserve">, P. A., </w:t>
      </w:r>
      <w:proofErr w:type="spellStart"/>
      <w:r>
        <w:t>Carvalho</w:t>
      </w:r>
      <w:proofErr w:type="spellEnd"/>
      <w:r>
        <w:t>, R., Silva, J., &amp; Costa, F. (2025). Comparative evaluation of SHAP and LIME for clinical interpretability in postoperative cardiac surgery mortality prediction models. Journal of Cardiothoracic Surgery, 20(1), 245.</w:t>
      </w:r>
    </w:p>
    <w:p w14:paraId="2470197C" w14:textId="77777777" w:rsidR="00C76803" w:rsidRDefault="009476B2">
      <w:pPr>
        <w:spacing w:after="100" w:line="280" w:lineRule="auto"/>
        <w:ind w:left="720" w:hanging="720"/>
        <w:jc w:val="both"/>
      </w:pPr>
      <w:r>
        <w:rPr>
          <w:b/>
          <w:bCs/>
        </w:rPr>
        <w:t>[70</w:t>
      </w:r>
      <w:proofErr w:type="gramStart"/>
      <w:r>
        <w:rPr>
          <w:b/>
          <w:bCs/>
        </w:rPr>
        <w:t xml:space="preserve">]  </w:t>
      </w:r>
      <w:r>
        <w:t>Jain</w:t>
      </w:r>
      <w:proofErr w:type="gramEnd"/>
      <w:r>
        <w:t>, S., &amp; Wallace, B. C. (2019). Attention is not explanation. Proc. NAACL-HLT, 3543–3556.</w:t>
      </w:r>
    </w:p>
    <w:p w14:paraId="7B8E7605" w14:textId="77777777" w:rsidR="00C76803" w:rsidRDefault="009476B2">
      <w:pPr>
        <w:spacing w:after="100" w:line="280" w:lineRule="auto"/>
        <w:ind w:left="720" w:hanging="720"/>
        <w:jc w:val="both"/>
      </w:pPr>
      <w:r>
        <w:rPr>
          <w:b/>
          <w:bCs/>
        </w:rPr>
        <w:t>[71</w:t>
      </w:r>
      <w:proofErr w:type="gramStart"/>
      <w:r>
        <w:rPr>
          <w:b/>
          <w:bCs/>
        </w:rPr>
        <w:t xml:space="preserve">]  </w:t>
      </w:r>
      <w:r>
        <w:t>Ming</w:t>
      </w:r>
      <w:proofErr w:type="gramEnd"/>
      <w:r>
        <w:t>, Y., Xu, P., Cheng, F., Qu, H., &amp; Ren, L. (2024). Prototype learning for medical time series classification via human–machine collaboration. Sensors, 24(8), 2655.</w:t>
      </w:r>
    </w:p>
    <w:p w14:paraId="2352A510" w14:textId="77777777" w:rsidR="00C76803" w:rsidRDefault="009476B2">
      <w:pPr>
        <w:spacing w:after="100" w:line="280" w:lineRule="auto"/>
        <w:ind w:left="720" w:hanging="720"/>
        <w:jc w:val="both"/>
      </w:pPr>
      <w:r>
        <w:rPr>
          <w:b/>
          <w:bCs/>
        </w:rPr>
        <w:t>[72</w:t>
      </w:r>
      <w:proofErr w:type="gramStart"/>
      <w:r>
        <w:rPr>
          <w:b/>
          <w:bCs/>
        </w:rPr>
        <w:t xml:space="preserve">]  </w:t>
      </w:r>
      <w:r>
        <w:t>Chen</w:t>
      </w:r>
      <w:proofErr w:type="gramEnd"/>
      <w:r>
        <w:t xml:space="preserve">, R. T. Q., </w:t>
      </w:r>
      <w:proofErr w:type="spellStart"/>
      <w:r>
        <w:t>Rubanova</w:t>
      </w:r>
      <w:proofErr w:type="spellEnd"/>
      <w:r>
        <w:t xml:space="preserve">, Y., Bettencourt, J., &amp; </w:t>
      </w:r>
      <w:proofErr w:type="spellStart"/>
      <w:r>
        <w:t>Duvenaud</w:t>
      </w:r>
      <w:proofErr w:type="spellEnd"/>
      <w:r>
        <w:t>, D. (2018). Neural ordinary differential equations. Advances in Neural Information Processing Systems (</w:t>
      </w:r>
      <w:proofErr w:type="spellStart"/>
      <w:r>
        <w:t>NeurIPS</w:t>
      </w:r>
      <w:proofErr w:type="spellEnd"/>
      <w:r>
        <w:t>), 31, 6571–6583.</w:t>
      </w:r>
    </w:p>
    <w:p w14:paraId="34932B68" w14:textId="77777777" w:rsidR="00C76803" w:rsidRDefault="009476B2">
      <w:pPr>
        <w:spacing w:after="100" w:line="280" w:lineRule="auto"/>
        <w:ind w:left="720" w:hanging="720"/>
        <w:jc w:val="both"/>
      </w:pPr>
      <w:r>
        <w:rPr>
          <w:b/>
          <w:bCs/>
        </w:rPr>
        <w:t>[73</w:t>
      </w:r>
      <w:proofErr w:type="gramStart"/>
      <w:r>
        <w:rPr>
          <w:b/>
          <w:bCs/>
        </w:rPr>
        <w:t xml:space="preserve">]  </w:t>
      </w:r>
      <w:proofErr w:type="spellStart"/>
      <w:r>
        <w:t>Raissi</w:t>
      </w:r>
      <w:proofErr w:type="spellEnd"/>
      <w:proofErr w:type="gramEnd"/>
      <w:r>
        <w:t xml:space="preserve">, M., </w:t>
      </w:r>
      <w:proofErr w:type="spellStart"/>
      <w:r>
        <w:t>Perdikaris</w:t>
      </w:r>
      <w:proofErr w:type="spellEnd"/>
      <w:r>
        <w:t xml:space="preserve">, P., &amp; </w:t>
      </w:r>
      <w:proofErr w:type="spellStart"/>
      <w:r>
        <w:t>Karniadakis</w:t>
      </w:r>
      <w:proofErr w:type="spellEnd"/>
      <w:r>
        <w:t>, G. E. (2019). Physics-informed neural networks: a deep learning framework for solving forward and inverse problems involving nonlinear partial differential equations. Journal of Computational Physics, 378, 686–707.</w:t>
      </w:r>
    </w:p>
    <w:p w14:paraId="0CF51165" w14:textId="77777777" w:rsidR="00C76803" w:rsidRDefault="009476B2">
      <w:pPr>
        <w:spacing w:after="100" w:line="280" w:lineRule="auto"/>
        <w:ind w:left="720" w:hanging="720"/>
        <w:jc w:val="both"/>
      </w:pPr>
      <w:r>
        <w:rPr>
          <w:b/>
          <w:bCs/>
        </w:rPr>
        <w:lastRenderedPageBreak/>
        <w:t>[74</w:t>
      </w:r>
      <w:proofErr w:type="gramStart"/>
      <w:r>
        <w:rPr>
          <w:b/>
          <w:bCs/>
        </w:rPr>
        <w:t xml:space="preserve">]  </w:t>
      </w:r>
      <w:proofErr w:type="spellStart"/>
      <w:r>
        <w:t>Losada</w:t>
      </w:r>
      <w:proofErr w:type="spellEnd"/>
      <w:proofErr w:type="gramEnd"/>
      <w:r>
        <w:t xml:space="preserve">, A. P., Vargas, M., &amp; </w:t>
      </w:r>
      <w:proofErr w:type="spellStart"/>
      <w:r>
        <w:t>Trocóniz</w:t>
      </w:r>
      <w:proofErr w:type="spellEnd"/>
      <w:r>
        <w:t xml:space="preserve">, I. F. (2024). Bridging pharmacology and neural networks: a deep dive into neural ordinary differential equations. CPT: </w:t>
      </w:r>
      <w:proofErr w:type="spellStart"/>
      <w:r>
        <w:t>Pharmacometrics</w:t>
      </w:r>
      <w:proofErr w:type="spellEnd"/>
      <w:r>
        <w:t xml:space="preserve"> &amp; Systems Pharmacology, 13(7), 1149–1167.</w:t>
      </w:r>
    </w:p>
    <w:p w14:paraId="30A916A6" w14:textId="77777777" w:rsidR="00C76803" w:rsidRDefault="009476B2">
      <w:pPr>
        <w:spacing w:after="100" w:line="280" w:lineRule="auto"/>
        <w:ind w:left="720" w:hanging="720"/>
        <w:jc w:val="both"/>
      </w:pPr>
      <w:r>
        <w:rPr>
          <w:b/>
          <w:bCs/>
        </w:rPr>
        <w:t xml:space="preserve">[75]  </w:t>
      </w:r>
      <w:proofErr w:type="spellStart"/>
      <w:r>
        <w:t>Wickramasinghe</w:t>
      </w:r>
      <w:proofErr w:type="spellEnd"/>
      <w:r>
        <w:t xml:space="preserve">, C. D., </w:t>
      </w:r>
      <w:proofErr w:type="spellStart"/>
      <w:r>
        <w:t>Weerasinghe</w:t>
      </w:r>
      <w:proofErr w:type="spellEnd"/>
      <w:r>
        <w:t xml:space="preserve">, K. C., </w:t>
      </w:r>
      <w:proofErr w:type="spellStart"/>
      <w:r>
        <w:t>Ranaweera</w:t>
      </w:r>
      <w:proofErr w:type="spellEnd"/>
      <w:r>
        <w:t xml:space="preserve">, P. K., &amp; </w:t>
      </w:r>
      <w:proofErr w:type="spellStart"/>
      <w:r>
        <w:t>Hapuhinna</w:t>
      </w:r>
      <w:proofErr w:type="spellEnd"/>
      <w:r>
        <w:t>, N. S. S. M. (2025). PBPK-</w:t>
      </w:r>
      <w:proofErr w:type="spellStart"/>
      <w:r>
        <w:t>iPINNs</w:t>
      </w:r>
      <w:proofErr w:type="spellEnd"/>
      <w:r>
        <w:t xml:space="preserve">: inverse physics-informed neural networks for physiologically based pharmacokinetic brain models. </w:t>
      </w:r>
      <w:proofErr w:type="gramStart"/>
      <w:r>
        <w:t>arXiv:</w:t>
      </w:r>
      <w:proofErr w:type="gramEnd"/>
      <w:r>
        <w:t>2509.12666.</w:t>
      </w:r>
    </w:p>
    <w:p w14:paraId="61D6B8AB" w14:textId="77777777" w:rsidR="00C76803" w:rsidRDefault="009476B2">
      <w:pPr>
        <w:spacing w:after="100" w:line="280" w:lineRule="auto"/>
        <w:ind w:left="720" w:hanging="720"/>
        <w:jc w:val="both"/>
      </w:pPr>
      <w:r>
        <w:rPr>
          <w:b/>
          <w:bCs/>
        </w:rPr>
        <w:t>[76</w:t>
      </w:r>
      <w:proofErr w:type="gramStart"/>
      <w:r>
        <w:rPr>
          <w:b/>
          <w:bCs/>
        </w:rPr>
        <w:t xml:space="preserve">]  </w:t>
      </w:r>
      <w:proofErr w:type="spellStart"/>
      <w:r>
        <w:t>Daryakenari</w:t>
      </w:r>
      <w:proofErr w:type="spellEnd"/>
      <w:proofErr w:type="gramEnd"/>
      <w:r>
        <w:t>, N. A., et al. (2024). CMINNs: compartment model informed neural networks—unlocking drug dynamics. Computers in Biology and Medicine, 184, 109201.</w:t>
      </w:r>
    </w:p>
    <w:p w14:paraId="05775436" w14:textId="77777777" w:rsidR="00C76803" w:rsidRDefault="009476B2">
      <w:pPr>
        <w:spacing w:after="100" w:line="280" w:lineRule="auto"/>
        <w:ind w:left="720" w:hanging="720"/>
        <w:jc w:val="both"/>
      </w:pPr>
      <w:r>
        <w:rPr>
          <w:b/>
          <w:bCs/>
        </w:rPr>
        <w:t>[77</w:t>
      </w:r>
      <w:proofErr w:type="gramStart"/>
      <w:r>
        <w:rPr>
          <w:b/>
          <w:bCs/>
        </w:rPr>
        <w:t xml:space="preserve">]  </w:t>
      </w:r>
      <w:proofErr w:type="spellStart"/>
      <w:r>
        <w:t>Birs</w:t>
      </w:r>
      <w:proofErr w:type="spellEnd"/>
      <w:proofErr w:type="gramEnd"/>
      <w:r>
        <w:t xml:space="preserve">, I., </w:t>
      </w:r>
      <w:proofErr w:type="spellStart"/>
      <w:r>
        <w:t>Folea</w:t>
      </w:r>
      <w:proofErr w:type="spellEnd"/>
      <w:r>
        <w:t xml:space="preserve">, S., </w:t>
      </w:r>
      <w:proofErr w:type="spellStart"/>
      <w:r>
        <w:t>Ghita</w:t>
      </w:r>
      <w:proofErr w:type="spellEnd"/>
      <w:r>
        <w:t>, M., et al. (2024). Pharmacokinetic/</w:t>
      </w:r>
      <w:proofErr w:type="spellStart"/>
      <w:r>
        <w:t>pharmacodynamic</w:t>
      </w:r>
      <w:proofErr w:type="spellEnd"/>
      <w:r>
        <w:t xml:space="preserve"> anesthesia model incorporating ψ-Caputo fractional derivatives. Computers in Biology and Medicine, 168, 107679.</w:t>
      </w:r>
    </w:p>
    <w:p w14:paraId="4DE65829" w14:textId="77777777" w:rsidR="00C76803" w:rsidRDefault="009476B2">
      <w:pPr>
        <w:spacing w:after="100" w:line="280" w:lineRule="auto"/>
        <w:ind w:left="720" w:hanging="720"/>
        <w:jc w:val="both"/>
      </w:pPr>
      <w:r>
        <w:rPr>
          <w:b/>
          <w:bCs/>
        </w:rPr>
        <w:t>[78</w:t>
      </w:r>
      <w:proofErr w:type="gramStart"/>
      <w:r>
        <w:rPr>
          <w:b/>
          <w:bCs/>
        </w:rPr>
        <w:t xml:space="preserve">]  </w:t>
      </w:r>
      <w:r>
        <w:t>McMahan</w:t>
      </w:r>
      <w:proofErr w:type="gramEnd"/>
      <w:r>
        <w:t xml:space="preserve">, H. B., Moore, E., </w:t>
      </w:r>
      <w:proofErr w:type="spellStart"/>
      <w:r>
        <w:t>Ramage</w:t>
      </w:r>
      <w:proofErr w:type="spellEnd"/>
      <w:r>
        <w:t xml:space="preserve">, D., Hampson, S., &amp; </w:t>
      </w:r>
      <w:proofErr w:type="spellStart"/>
      <w:r>
        <w:t>Arcas</w:t>
      </w:r>
      <w:proofErr w:type="spellEnd"/>
      <w:r>
        <w:t>, B. A. y. (2017). Communication-efficient learning of deep networks from decentralized data. Proc. AISTATS, 1273–1282.</w:t>
      </w:r>
    </w:p>
    <w:p w14:paraId="18D0EDBF" w14:textId="77777777" w:rsidR="00C76803" w:rsidRDefault="009476B2">
      <w:pPr>
        <w:spacing w:after="100" w:line="280" w:lineRule="auto"/>
        <w:ind w:left="720" w:hanging="720"/>
        <w:jc w:val="both"/>
      </w:pPr>
      <w:r>
        <w:rPr>
          <w:b/>
          <w:bCs/>
        </w:rPr>
        <w:t>[79</w:t>
      </w:r>
      <w:proofErr w:type="gramStart"/>
      <w:r>
        <w:rPr>
          <w:b/>
          <w:bCs/>
        </w:rPr>
        <w:t xml:space="preserve">]  </w:t>
      </w:r>
      <w:proofErr w:type="spellStart"/>
      <w:r>
        <w:t>Ganadily</w:t>
      </w:r>
      <w:proofErr w:type="spellEnd"/>
      <w:proofErr w:type="gramEnd"/>
      <w:r>
        <w:t xml:space="preserve">, N., &amp; Xia, H. J. (2024). Privacy-preserving machine learning for electronic health records using federated learning and differential privacy. </w:t>
      </w:r>
      <w:proofErr w:type="gramStart"/>
      <w:r>
        <w:t>arXiv:</w:t>
      </w:r>
      <w:proofErr w:type="gramEnd"/>
      <w:r>
        <w:t>2406.15962.</w:t>
      </w:r>
    </w:p>
    <w:p w14:paraId="223D6B7D" w14:textId="77777777" w:rsidR="00C76803" w:rsidRDefault="009476B2">
      <w:pPr>
        <w:spacing w:after="100" w:line="280" w:lineRule="auto"/>
        <w:ind w:left="720" w:hanging="720"/>
        <w:jc w:val="both"/>
      </w:pPr>
      <w:r>
        <w:rPr>
          <w:b/>
          <w:bCs/>
        </w:rPr>
        <w:t>[80</w:t>
      </w:r>
      <w:proofErr w:type="gramStart"/>
      <w:r>
        <w:rPr>
          <w:b/>
          <w:bCs/>
        </w:rPr>
        <w:t xml:space="preserve">]  </w:t>
      </w:r>
      <w:proofErr w:type="spellStart"/>
      <w:r>
        <w:t>Rieke</w:t>
      </w:r>
      <w:proofErr w:type="spellEnd"/>
      <w:proofErr w:type="gramEnd"/>
      <w:r>
        <w:t xml:space="preserve">, N., </w:t>
      </w:r>
      <w:proofErr w:type="spellStart"/>
      <w:r>
        <w:t>Hancox</w:t>
      </w:r>
      <w:proofErr w:type="spellEnd"/>
      <w:r>
        <w:t xml:space="preserve">, J., Li, W., et al. (2020). The future of digital health with federated learning. </w:t>
      </w:r>
      <w:proofErr w:type="spellStart"/>
      <w:proofErr w:type="gramStart"/>
      <w:r>
        <w:t>npj</w:t>
      </w:r>
      <w:proofErr w:type="spellEnd"/>
      <w:proofErr w:type="gramEnd"/>
      <w:r>
        <w:t xml:space="preserve"> Digital Medicine, 3, 119.</w:t>
      </w:r>
    </w:p>
    <w:p w14:paraId="29516F9B" w14:textId="77777777" w:rsidR="00C76803" w:rsidRDefault="009476B2">
      <w:pPr>
        <w:spacing w:after="100" w:line="280" w:lineRule="auto"/>
        <w:ind w:left="720" w:hanging="720"/>
        <w:jc w:val="both"/>
      </w:pPr>
      <w:r>
        <w:rPr>
          <w:b/>
          <w:bCs/>
        </w:rPr>
        <w:t>[81</w:t>
      </w:r>
      <w:proofErr w:type="gramStart"/>
      <w:r>
        <w:rPr>
          <w:b/>
          <w:bCs/>
        </w:rPr>
        <w:t xml:space="preserve">]  </w:t>
      </w:r>
      <w:r>
        <w:t>Chen</w:t>
      </w:r>
      <w:proofErr w:type="gramEnd"/>
      <w:r>
        <w:t>, L., Wang, X., Zhao, Y., et al. (2024). Leveraging federated learning for privacy-preserving analysis of multi-institutional electronic health records in rare disease research. Healthcare Analytics, 6, 100329.</w:t>
      </w:r>
    </w:p>
    <w:p w14:paraId="343354F1" w14:textId="77777777" w:rsidR="00C76803" w:rsidRDefault="009476B2">
      <w:pPr>
        <w:spacing w:after="100" w:line="280" w:lineRule="auto"/>
        <w:ind w:left="720" w:hanging="720"/>
        <w:jc w:val="both"/>
      </w:pPr>
      <w:r>
        <w:rPr>
          <w:b/>
          <w:bCs/>
        </w:rPr>
        <w:t>[82</w:t>
      </w:r>
      <w:proofErr w:type="gramStart"/>
      <w:r>
        <w:rPr>
          <w:b/>
          <w:bCs/>
        </w:rPr>
        <w:t xml:space="preserve">]  </w:t>
      </w:r>
      <w:r>
        <w:t>Zhao</w:t>
      </w:r>
      <w:proofErr w:type="gramEnd"/>
      <w:r>
        <w:t>, H., Sui, D., Wang, Y., Ma, L., &amp; Wang, L. (2025). Privacy-preserving federated learning framework for multi-source electronic health records prognosis prediction. Sensors, 25(8), 2374.</w:t>
      </w:r>
    </w:p>
    <w:p w14:paraId="304E6DE7" w14:textId="77777777" w:rsidR="00C76803" w:rsidRDefault="009476B2">
      <w:pPr>
        <w:spacing w:after="100" w:line="280" w:lineRule="auto"/>
        <w:ind w:left="720" w:hanging="720"/>
        <w:jc w:val="both"/>
      </w:pPr>
      <w:r>
        <w:rPr>
          <w:b/>
          <w:bCs/>
        </w:rPr>
        <w:t>[83</w:t>
      </w:r>
      <w:proofErr w:type="gramStart"/>
      <w:r>
        <w:rPr>
          <w:b/>
          <w:bCs/>
        </w:rPr>
        <w:t xml:space="preserve">]  </w:t>
      </w:r>
      <w:r>
        <w:t>Patel</w:t>
      </w:r>
      <w:proofErr w:type="gramEnd"/>
      <w:r>
        <w:t xml:space="preserve">, R., Kumar, S., &amp; Sharma, P. (2026). </w:t>
      </w:r>
      <w:proofErr w:type="spellStart"/>
      <w:r>
        <w:t>FedHealth</w:t>
      </w:r>
      <w:proofErr w:type="spellEnd"/>
      <w:r>
        <w:t>: federated learning framework for privacy-preserving healthcare data analytics. International Journal of Information Technology Research Studies, 8(2), 145–162.</w:t>
      </w:r>
    </w:p>
    <w:p w14:paraId="4BDB1447" w14:textId="77777777" w:rsidR="00C76803" w:rsidRDefault="009476B2">
      <w:pPr>
        <w:spacing w:after="100" w:line="280" w:lineRule="auto"/>
        <w:ind w:left="720" w:hanging="720"/>
        <w:jc w:val="both"/>
      </w:pPr>
      <w:r>
        <w:rPr>
          <w:b/>
          <w:bCs/>
        </w:rPr>
        <w:t>[84</w:t>
      </w:r>
      <w:proofErr w:type="gramStart"/>
      <w:r>
        <w:rPr>
          <w:b/>
          <w:bCs/>
        </w:rPr>
        <w:t xml:space="preserve">]  </w:t>
      </w:r>
      <w:r>
        <w:t>Cho</w:t>
      </w:r>
      <w:proofErr w:type="gramEnd"/>
      <w:r>
        <w:t xml:space="preserve">, K., van </w:t>
      </w:r>
      <w:proofErr w:type="spellStart"/>
      <w:r>
        <w:t>Merriënboer</w:t>
      </w:r>
      <w:proofErr w:type="spellEnd"/>
      <w:r>
        <w:t xml:space="preserve">, B., </w:t>
      </w:r>
      <w:proofErr w:type="spellStart"/>
      <w:r>
        <w:t>Gulcehre</w:t>
      </w:r>
      <w:proofErr w:type="spellEnd"/>
      <w:r>
        <w:t xml:space="preserve">, C., </w:t>
      </w:r>
      <w:proofErr w:type="spellStart"/>
      <w:r>
        <w:t>Bahdanau</w:t>
      </w:r>
      <w:proofErr w:type="spellEnd"/>
      <w:r>
        <w:t xml:space="preserve">, D., </w:t>
      </w:r>
      <w:proofErr w:type="spellStart"/>
      <w:r>
        <w:t>Bougares</w:t>
      </w:r>
      <w:proofErr w:type="spellEnd"/>
      <w:r>
        <w:t xml:space="preserve">, F., </w:t>
      </w:r>
      <w:proofErr w:type="spellStart"/>
      <w:r>
        <w:t>Schwenk</w:t>
      </w:r>
      <w:proofErr w:type="spellEnd"/>
      <w:r>
        <w:t xml:space="preserve">, H., &amp; </w:t>
      </w:r>
      <w:proofErr w:type="spellStart"/>
      <w:r>
        <w:t>Bengio</w:t>
      </w:r>
      <w:proofErr w:type="spellEnd"/>
      <w:r>
        <w:t>, Y. (2014). Learning phrase representations using RNN encoder-decoder for statistical machine translation. Proc. EMNLP, 1724–1734.</w:t>
      </w:r>
    </w:p>
    <w:p w14:paraId="2EA5CE12" w14:textId="77777777" w:rsidR="00C76803" w:rsidRDefault="009476B2">
      <w:pPr>
        <w:spacing w:after="100" w:line="280" w:lineRule="auto"/>
        <w:ind w:left="720" w:hanging="720"/>
        <w:jc w:val="both"/>
      </w:pPr>
      <w:r>
        <w:rPr>
          <w:b/>
          <w:bCs/>
        </w:rPr>
        <w:t>[85</w:t>
      </w:r>
      <w:proofErr w:type="gramStart"/>
      <w:r>
        <w:rPr>
          <w:b/>
          <w:bCs/>
        </w:rPr>
        <w:t xml:space="preserve">]  </w:t>
      </w:r>
      <w:r>
        <w:t>Sun</w:t>
      </w:r>
      <w:proofErr w:type="gramEnd"/>
      <w:r>
        <w:t>, Y., Liu, J., Zhang, K., et al. (2023). Multitask attention-based neural network for intraoperative hypotension prediction. Sensors, 23(18), 7849.</w:t>
      </w:r>
    </w:p>
    <w:p w14:paraId="29DF600F" w14:textId="77777777" w:rsidR="00C76803" w:rsidRDefault="009476B2">
      <w:pPr>
        <w:spacing w:after="100" w:line="280" w:lineRule="auto"/>
        <w:ind w:left="720" w:hanging="720"/>
        <w:jc w:val="both"/>
      </w:pPr>
      <w:r>
        <w:rPr>
          <w:b/>
          <w:bCs/>
        </w:rPr>
        <w:t>[86</w:t>
      </w:r>
      <w:proofErr w:type="gramStart"/>
      <w:r>
        <w:rPr>
          <w:b/>
          <w:bCs/>
        </w:rPr>
        <w:t xml:space="preserve">]  </w:t>
      </w:r>
      <w:proofErr w:type="spellStart"/>
      <w:r>
        <w:t>Vaswani</w:t>
      </w:r>
      <w:proofErr w:type="spellEnd"/>
      <w:proofErr w:type="gramEnd"/>
      <w:r>
        <w:t xml:space="preserve">, A., </w:t>
      </w:r>
      <w:proofErr w:type="spellStart"/>
      <w:r>
        <w:t>Shazeer</w:t>
      </w:r>
      <w:proofErr w:type="spellEnd"/>
      <w:r>
        <w:t xml:space="preserve">, N., </w:t>
      </w:r>
      <w:proofErr w:type="spellStart"/>
      <w:r>
        <w:t>Parmar</w:t>
      </w:r>
      <w:proofErr w:type="spellEnd"/>
      <w:r>
        <w:t xml:space="preserve">, N., </w:t>
      </w:r>
      <w:proofErr w:type="spellStart"/>
      <w:r>
        <w:t>Uszkoreit</w:t>
      </w:r>
      <w:proofErr w:type="spellEnd"/>
      <w:r>
        <w:t xml:space="preserve">, J., Jones, L., Gomez, A. N., Kaiser, Ł., &amp; </w:t>
      </w:r>
      <w:proofErr w:type="spellStart"/>
      <w:r>
        <w:t>Polosukhin</w:t>
      </w:r>
      <w:proofErr w:type="spellEnd"/>
      <w:r>
        <w:t>, I. (2017). Attention is all you need. Advances in Neural Information Processing Systems (NIPS), 30, 5998–6008.</w:t>
      </w:r>
    </w:p>
    <w:p w14:paraId="7974D8EB" w14:textId="77777777" w:rsidR="00C76803" w:rsidRDefault="009476B2">
      <w:pPr>
        <w:spacing w:after="100" w:line="280" w:lineRule="auto"/>
        <w:ind w:left="720" w:hanging="720"/>
        <w:jc w:val="both"/>
      </w:pPr>
      <w:r>
        <w:rPr>
          <w:b/>
          <w:bCs/>
        </w:rPr>
        <w:t>[87</w:t>
      </w:r>
      <w:proofErr w:type="gramStart"/>
      <w:r>
        <w:rPr>
          <w:b/>
          <w:bCs/>
        </w:rPr>
        <w:t xml:space="preserve">]  </w:t>
      </w:r>
      <w:proofErr w:type="spellStart"/>
      <w:r>
        <w:t>Kingma</w:t>
      </w:r>
      <w:proofErr w:type="spellEnd"/>
      <w:proofErr w:type="gramEnd"/>
      <w:r>
        <w:t>, D. P., &amp; Ba, J. (2015). Adam: a method for stochastic optimization. Proc. ICLR.</w:t>
      </w:r>
    </w:p>
    <w:p w14:paraId="12B2956D" w14:textId="77777777" w:rsidR="00C76803" w:rsidRDefault="009476B2">
      <w:pPr>
        <w:spacing w:after="100" w:line="280" w:lineRule="auto"/>
        <w:ind w:left="720" w:hanging="720"/>
        <w:jc w:val="both"/>
      </w:pPr>
      <w:r>
        <w:rPr>
          <w:b/>
          <w:bCs/>
        </w:rPr>
        <w:lastRenderedPageBreak/>
        <w:t>[88</w:t>
      </w:r>
      <w:proofErr w:type="gramStart"/>
      <w:r>
        <w:rPr>
          <w:b/>
          <w:bCs/>
        </w:rPr>
        <w:t xml:space="preserve">]  </w:t>
      </w:r>
      <w:proofErr w:type="spellStart"/>
      <w:r>
        <w:t>Goodfellow</w:t>
      </w:r>
      <w:proofErr w:type="spellEnd"/>
      <w:proofErr w:type="gramEnd"/>
      <w:r>
        <w:t xml:space="preserve">, I., </w:t>
      </w:r>
      <w:proofErr w:type="spellStart"/>
      <w:r>
        <w:t>Bengio</w:t>
      </w:r>
      <w:proofErr w:type="spellEnd"/>
      <w:r>
        <w:t xml:space="preserve">, Y., &amp; </w:t>
      </w:r>
      <w:proofErr w:type="spellStart"/>
      <w:r>
        <w:t>Courville</w:t>
      </w:r>
      <w:proofErr w:type="spellEnd"/>
      <w:r>
        <w:t>, A. (2016). Deep Learning. MIT Press.</w:t>
      </w:r>
    </w:p>
    <w:p w14:paraId="681B395B" w14:textId="77777777" w:rsidR="00C76803" w:rsidRDefault="009476B2">
      <w:pPr>
        <w:spacing w:after="100" w:line="280" w:lineRule="auto"/>
        <w:ind w:left="720" w:hanging="720"/>
        <w:jc w:val="both"/>
      </w:pPr>
      <w:r>
        <w:rPr>
          <w:b/>
          <w:bCs/>
        </w:rPr>
        <w:t>[89</w:t>
      </w:r>
      <w:proofErr w:type="gramStart"/>
      <w:r>
        <w:rPr>
          <w:b/>
          <w:bCs/>
        </w:rPr>
        <w:t xml:space="preserve">]  </w:t>
      </w:r>
      <w:proofErr w:type="spellStart"/>
      <w:r>
        <w:t>Pedregosa</w:t>
      </w:r>
      <w:proofErr w:type="spellEnd"/>
      <w:proofErr w:type="gramEnd"/>
      <w:r>
        <w:t xml:space="preserve">, F., </w:t>
      </w:r>
      <w:proofErr w:type="spellStart"/>
      <w:r>
        <w:t>Varoquaux</w:t>
      </w:r>
      <w:proofErr w:type="spellEnd"/>
      <w:r>
        <w:t xml:space="preserve">, G., </w:t>
      </w:r>
      <w:proofErr w:type="spellStart"/>
      <w:r>
        <w:t>Gramfort</w:t>
      </w:r>
      <w:proofErr w:type="spellEnd"/>
      <w:r>
        <w:t xml:space="preserve">, A., et al. (2011). </w:t>
      </w:r>
      <w:proofErr w:type="spellStart"/>
      <w:r>
        <w:t>Scikit</w:t>
      </w:r>
      <w:proofErr w:type="spellEnd"/>
      <w:r>
        <w:t>-learn: machine learning in Python. Journal of Machine Learning Research, 12, 2825–2830.</w:t>
      </w:r>
    </w:p>
    <w:p w14:paraId="77745230" w14:textId="77777777" w:rsidR="00C76803" w:rsidRDefault="009476B2">
      <w:pPr>
        <w:spacing w:after="100" w:line="280" w:lineRule="auto"/>
        <w:ind w:left="720" w:hanging="720"/>
        <w:jc w:val="both"/>
      </w:pPr>
      <w:r>
        <w:rPr>
          <w:b/>
          <w:bCs/>
        </w:rPr>
        <w:t>[90</w:t>
      </w:r>
      <w:proofErr w:type="gramStart"/>
      <w:r>
        <w:rPr>
          <w:b/>
          <w:bCs/>
        </w:rPr>
        <w:t xml:space="preserve">]  </w:t>
      </w:r>
      <w:proofErr w:type="spellStart"/>
      <w:r>
        <w:t>Paszke</w:t>
      </w:r>
      <w:proofErr w:type="spellEnd"/>
      <w:proofErr w:type="gramEnd"/>
      <w:r>
        <w:t xml:space="preserve">, A., Gross, S., Massa, F., et al. (2019). </w:t>
      </w:r>
      <w:proofErr w:type="spellStart"/>
      <w:r>
        <w:t>PyTorch</w:t>
      </w:r>
      <w:proofErr w:type="spellEnd"/>
      <w:r>
        <w:t>: an imperative style, high-performance deep learning library. Advances in Neural Information Processing Systems (</w:t>
      </w:r>
      <w:proofErr w:type="spellStart"/>
      <w:r>
        <w:t>NeurIPS</w:t>
      </w:r>
      <w:proofErr w:type="spellEnd"/>
      <w:r>
        <w:t>), 32, 8024–8035.</w:t>
      </w:r>
    </w:p>
    <w:p w14:paraId="4481FE7D" w14:textId="77777777" w:rsidR="00C76803" w:rsidRDefault="009476B2">
      <w:pPr>
        <w:spacing w:after="100" w:line="280" w:lineRule="auto"/>
        <w:ind w:left="720" w:hanging="720"/>
        <w:jc w:val="both"/>
      </w:pPr>
      <w:r>
        <w:rPr>
          <w:b/>
          <w:bCs/>
        </w:rPr>
        <w:t>[91</w:t>
      </w:r>
      <w:proofErr w:type="gramStart"/>
      <w:r>
        <w:rPr>
          <w:b/>
          <w:bCs/>
        </w:rPr>
        <w:t xml:space="preserve">]  </w:t>
      </w:r>
      <w:r>
        <w:t>Virtanen</w:t>
      </w:r>
      <w:proofErr w:type="gramEnd"/>
      <w:r>
        <w:t xml:space="preserve">, P., </w:t>
      </w:r>
      <w:proofErr w:type="spellStart"/>
      <w:r>
        <w:t>Gommers</w:t>
      </w:r>
      <w:proofErr w:type="spellEnd"/>
      <w:r>
        <w:t xml:space="preserve">, R., Oliphant, T. E., et al. (2020). </w:t>
      </w:r>
      <w:proofErr w:type="spellStart"/>
      <w:r>
        <w:t>SciPy</w:t>
      </w:r>
      <w:proofErr w:type="spellEnd"/>
      <w:r>
        <w:t xml:space="preserve"> 1.0: fundamental algorithms for scientific computing in Python. Nature Methods, 17, 261–272.</w:t>
      </w:r>
    </w:p>
    <w:p w14:paraId="4A0CCF69" w14:textId="77777777" w:rsidR="00C76803" w:rsidRDefault="009476B2">
      <w:pPr>
        <w:spacing w:after="100" w:line="280" w:lineRule="auto"/>
        <w:ind w:left="720" w:hanging="720"/>
        <w:jc w:val="both"/>
      </w:pPr>
      <w:r>
        <w:rPr>
          <w:b/>
          <w:bCs/>
        </w:rPr>
        <w:t>[92</w:t>
      </w:r>
      <w:proofErr w:type="gramStart"/>
      <w:r>
        <w:rPr>
          <w:b/>
          <w:bCs/>
        </w:rPr>
        <w:t xml:space="preserve">]  </w:t>
      </w:r>
      <w:proofErr w:type="spellStart"/>
      <w:r>
        <w:t>Hindmarsh</w:t>
      </w:r>
      <w:proofErr w:type="spellEnd"/>
      <w:proofErr w:type="gramEnd"/>
      <w:r>
        <w:t xml:space="preserve">, A. C., &amp; </w:t>
      </w:r>
      <w:proofErr w:type="spellStart"/>
      <w:r>
        <w:t>Petzold</w:t>
      </w:r>
      <w:proofErr w:type="spellEnd"/>
      <w:r>
        <w:t>, L. R. (2005). LSODA: ordinary differential equation solver for stiff or non-stiff systems. Lawrence Livermore National Laboratory Report UCRL-MA-96135.</w:t>
      </w:r>
    </w:p>
    <w:p w14:paraId="687DCC5A" w14:textId="77777777" w:rsidR="00C76803" w:rsidRDefault="009476B2">
      <w:pPr>
        <w:spacing w:after="100" w:line="280" w:lineRule="auto"/>
        <w:ind w:left="720" w:hanging="720"/>
        <w:jc w:val="both"/>
      </w:pPr>
      <w:r>
        <w:rPr>
          <w:b/>
          <w:bCs/>
        </w:rPr>
        <w:t>[93</w:t>
      </w:r>
      <w:proofErr w:type="gramStart"/>
      <w:r>
        <w:rPr>
          <w:b/>
          <w:bCs/>
        </w:rPr>
        <w:t xml:space="preserve">]  </w:t>
      </w:r>
      <w:proofErr w:type="spellStart"/>
      <w:r>
        <w:t>Schnider</w:t>
      </w:r>
      <w:proofErr w:type="spellEnd"/>
      <w:proofErr w:type="gramEnd"/>
      <w:r>
        <w:t xml:space="preserve">, T. W., Minto, C. F., Shafer, S. L., et al. (1999). The influence of age on </w:t>
      </w:r>
      <w:proofErr w:type="spellStart"/>
      <w:r>
        <w:t>propofol</w:t>
      </w:r>
      <w:proofErr w:type="spellEnd"/>
      <w:r>
        <w:t xml:space="preserve"> pharmacodynamics. Anesthesiology, 90(6), 1502–1516.</w:t>
      </w:r>
    </w:p>
    <w:p w14:paraId="3D159766" w14:textId="77777777" w:rsidR="00C76803" w:rsidRDefault="009476B2">
      <w:pPr>
        <w:spacing w:after="100" w:line="280" w:lineRule="auto"/>
        <w:ind w:left="720" w:hanging="720"/>
        <w:jc w:val="both"/>
      </w:pPr>
      <w:r>
        <w:rPr>
          <w:b/>
          <w:bCs/>
        </w:rPr>
        <w:t>[94</w:t>
      </w:r>
      <w:proofErr w:type="gramStart"/>
      <w:r>
        <w:rPr>
          <w:b/>
          <w:bCs/>
        </w:rPr>
        <w:t xml:space="preserve">]  </w:t>
      </w:r>
      <w:r>
        <w:t>Marsh</w:t>
      </w:r>
      <w:proofErr w:type="gramEnd"/>
      <w:r>
        <w:t xml:space="preserve">, B., White, M., Morton, N., &amp; Kenny, G. N. C. (1991). Pharmacokinetic model driven infusion of </w:t>
      </w:r>
      <w:proofErr w:type="spellStart"/>
      <w:r>
        <w:t>propofol</w:t>
      </w:r>
      <w:proofErr w:type="spellEnd"/>
      <w:r>
        <w:t xml:space="preserve"> in children. British Journal of </w:t>
      </w:r>
      <w:proofErr w:type="spellStart"/>
      <w:r>
        <w:t>Anaesthesia</w:t>
      </w:r>
      <w:proofErr w:type="spellEnd"/>
      <w:r>
        <w:t>, 67(1), 41–48.</w:t>
      </w:r>
    </w:p>
    <w:p w14:paraId="005E03D1" w14:textId="77777777" w:rsidR="00C76803" w:rsidRDefault="009476B2">
      <w:pPr>
        <w:spacing w:after="100" w:line="280" w:lineRule="auto"/>
        <w:ind w:left="720" w:hanging="720"/>
        <w:jc w:val="both"/>
      </w:pPr>
      <w:r>
        <w:rPr>
          <w:b/>
          <w:bCs/>
        </w:rPr>
        <w:t>[95</w:t>
      </w:r>
      <w:proofErr w:type="gramStart"/>
      <w:r>
        <w:rPr>
          <w:b/>
          <w:bCs/>
        </w:rPr>
        <w:t xml:space="preserve">]  </w:t>
      </w:r>
      <w:r>
        <w:t>Minto</w:t>
      </w:r>
      <w:proofErr w:type="gramEnd"/>
      <w:r>
        <w:t xml:space="preserve">, C. F., </w:t>
      </w:r>
      <w:proofErr w:type="spellStart"/>
      <w:r>
        <w:t>Schnider</w:t>
      </w:r>
      <w:proofErr w:type="spellEnd"/>
      <w:r>
        <w:t>, T. W., Egan, T. D., et al. (1997). Influence of age and gender on the pharmacokinetics and pharmacodynamics of remifentanil: I. Model development. Anesthesiology, 86(1), 10–23.</w:t>
      </w:r>
    </w:p>
    <w:sectPr w:rsidR="00C7680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212C00"/>
    <w:multiLevelType w:val="hybridMultilevel"/>
    <w:tmpl w:val="72CC986C"/>
    <w:lvl w:ilvl="0" w:tplc="F488B4AE">
      <w:start w:val="1"/>
      <w:numFmt w:val="bullet"/>
      <w:lvlText w:val="●"/>
      <w:lvlJc w:val="left"/>
      <w:pPr>
        <w:ind w:left="720" w:hanging="360"/>
      </w:pPr>
    </w:lvl>
    <w:lvl w:ilvl="1" w:tplc="114ACAA4">
      <w:start w:val="1"/>
      <w:numFmt w:val="bullet"/>
      <w:lvlText w:val="○"/>
      <w:lvlJc w:val="left"/>
      <w:pPr>
        <w:ind w:left="1440" w:hanging="360"/>
      </w:pPr>
    </w:lvl>
    <w:lvl w:ilvl="2" w:tplc="8A86B404">
      <w:start w:val="1"/>
      <w:numFmt w:val="bullet"/>
      <w:lvlText w:val="■"/>
      <w:lvlJc w:val="left"/>
      <w:pPr>
        <w:ind w:left="2160" w:hanging="360"/>
      </w:pPr>
    </w:lvl>
    <w:lvl w:ilvl="3" w:tplc="8DDCCD22">
      <w:start w:val="1"/>
      <w:numFmt w:val="bullet"/>
      <w:lvlText w:val="●"/>
      <w:lvlJc w:val="left"/>
      <w:pPr>
        <w:ind w:left="2880" w:hanging="360"/>
      </w:pPr>
    </w:lvl>
    <w:lvl w:ilvl="4" w:tplc="16EEED3A">
      <w:start w:val="1"/>
      <w:numFmt w:val="bullet"/>
      <w:lvlText w:val="○"/>
      <w:lvlJc w:val="left"/>
      <w:pPr>
        <w:ind w:left="3600" w:hanging="360"/>
      </w:pPr>
    </w:lvl>
    <w:lvl w:ilvl="5" w:tplc="4B8CC444">
      <w:start w:val="1"/>
      <w:numFmt w:val="bullet"/>
      <w:lvlText w:val="■"/>
      <w:lvlJc w:val="left"/>
      <w:pPr>
        <w:ind w:left="4320" w:hanging="360"/>
      </w:pPr>
    </w:lvl>
    <w:lvl w:ilvl="6" w:tplc="FF96D0A6">
      <w:start w:val="1"/>
      <w:numFmt w:val="bullet"/>
      <w:lvlText w:val="●"/>
      <w:lvlJc w:val="left"/>
      <w:pPr>
        <w:ind w:left="5040" w:hanging="360"/>
      </w:pPr>
    </w:lvl>
    <w:lvl w:ilvl="7" w:tplc="20002C14">
      <w:start w:val="1"/>
      <w:numFmt w:val="bullet"/>
      <w:lvlText w:val="●"/>
      <w:lvlJc w:val="left"/>
      <w:pPr>
        <w:ind w:left="5760" w:hanging="360"/>
      </w:pPr>
    </w:lvl>
    <w:lvl w:ilvl="8" w:tplc="80F80FA8">
      <w:start w:val="1"/>
      <w:numFmt w:val="bullet"/>
      <w:lvlText w:val="●"/>
      <w:lvlJc w:val="left"/>
      <w:pPr>
        <w:ind w:left="6480" w:hanging="360"/>
      </w:pPr>
    </w:lvl>
  </w:abstractNum>
  <w:num w:numId="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uhammad mursaleen">
    <w15:presenceInfo w15:providerId="Windows Live" w15:userId="5ad448541be9ab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6803"/>
    <w:rsid w:val="000070DF"/>
    <w:rsid w:val="000152B4"/>
    <w:rsid w:val="00084242"/>
    <w:rsid w:val="001068DC"/>
    <w:rsid w:val="00113825"/>
    <w:rsid w:val="00116BB2"/>
    <w:rsid w:val="001566EA"/>
    <w:rsid w:val="00173CA1"/>
    <w:rsid w:val="00403285"/>
    <w:rsid w:val="004615E3"/>
    <w:rsid w:val="00524E29"/>
    <w:rsid w:val="00653F14"/>
    <w:rsid w:val="006632A1"/>
    <w:rsid w:val="006C74FE"/>
    <w:rsid w:val="00787CFB"/>
    <w:rsid w:val="0080039C"/>
    <w:rsid w:val="009476B2"/>
    <w:rsid w:val="009A5533"/>
    <w:rsid w:val="009C0F73"/>
    <w:rsid w:val="00B67D52"/>
    <w:rsid w:val="00BE2FDE"/>
    <w:rsid w:val="00C02439"/>
    <w:rsid w:val="00C76803"/>
    <w:rsid w:val="00D650D4"/>
    <w:rsid w:val="00E03334"/>
    <w:rsid w:val="00F05B5B"/>
    <w:rsid w:val="00F73F59"/>
    <w:rsid w:val="00F74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54E50C9"/>
  <w15:docId w15:val="{CCB4605B-5632-40AB-BA76-F36306BEB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40"/>
      <w:outlineLvl w:val="0"/>
      <w:pPrChange w:id="0" w:author="muhammad mursaleen" w:date="2026-05-06T22:19:00Z">
        <w:pPr>
          <w:spacing w:before="360" w:after="240"/>
          <w:outlineLvl w:val="0"/>
        </w:pPr>
      </w:pPrChange>
    </w:pPr>
    <w:rPr>
      <w:b/>
      <w:bCs/>
      <w:sz w:val="36"/>
      <w:szCs w:val="36"/>
      <w:rPrChange w:id="0" w:author="muhammad mursaleen" w:date="2026-05-06T22:19:00Z">
        <w:rPr>
          <w:b/>
          <w:bCs/>
          <w:sz w:val="36"/>
          <w:szCs w:val="36"/>
          <w:lang w:val="en-US" w:eastAsia="en-US" w:bidi="ar-SA"/>
        </w:rPr>
      </w:rPrChange>
    </w:rPr>
  </w:style>
  <w:style w:type="paragraph" w:styleId="Heading2">
    <w:name w:val="heading 2"/>
    <w:qFormat/>
    <w:pPr>
      <w:spacing w:before="280" w:after="180"/>
      <w:outlineLvl w:val="1"/>
      <w:pPrChange w:id="1" w:author="muhammad mursaleen" w:date="2026-05-06T22:19:00Z">
        <w:pPr>
          <w:spacing w:before="280" w:after="180"/>
          <w:outlineLvl w:val="1"/>
        </w:pPr>
      </w:pPrChange>
    </w:pPr>
    <w:rPr>
      <w:b/>
      <w:bCs/>
      <w:sz w:val="30"/>
      <w:szCs w:val="30"/>
      <w:rPrChange w:id="1" w:author="muhammad mursaleen" w:date="2026-05-06T22:19:00Z">
        <w:rPr>
          <w:b/>
          <w:bCs/>
          <w:sz w:val="30"/>
          <w:szCs w:val="30"/>
          <w:lang w:val="en-US" w:eastAsia="en-US" w:bidi="ar-SA"/>
        </w:rPr>
      </w:rPrChange>
    </w:rPr>
  </w:style>
  <w:style w:type="paragraph" w:styleId="Heading3">
    <w:name w:val="heading 3"/>
    <w:qFormat/>
    <w:pPr>
      <w:spacing w:before="220" w:after="140"/>
      <w:outlineLvl w:val="2"/>
      <w:pPrChange w:id="2" w:author="muhammad mursaleen" w:date="2026-05-06T22:19:00Z">
        <w:pPr>
          <w:spacing w:before="220" w:after="140"/>
          <w:outlineLvl w:val="2"/>
        </w:pPr>
      </w:pPrChange>
    </w:pPr>
    <w:rPr>
      <w:b/>
      <w:bCs/>
      <w:i/>
      <w:iCs/>
      <w:sz w:val="26"/>
      <w:szCs w:val="26"/>
      <w:rPrChange w:id="2" w:author="muhammad mursaleen" w:date="2026-05-06T22:19:00Z">
        <w:rPr>
          <w:b/>
          <w:bCs/>
          <w:i/>
          <w:iCs/>
          <w:sz w:val="26"/>
          <w:szCs w:val="26"/>
          <w:lang w:val="en-US" w:eastAsia="en-US" w:bidi="ar-SA"/>
        </w:rPr>
      </w:rPrChange>
    </w:rPr>
  </w:style>
  <w:style w:type="paragraph" w:styleId="Heading4">
    <w:name w:val="heading 4"/>
    <w:qFormat/>
    <w:pPr>
      <w:outlineLvl w:val="3"/>
      <w:pPrChange w:id="3" w:author="muhammad mursaleen" w:date="2026-05-06T22:19:00Z">
        <w:pPr>
          <w:outlineLvl w:val="3"/>
        </w:pPr>
      </w:pPrChange>
    </w:pPr>
    <w:rPr>
      <w:i/>
      <w:iCs/>
      <w:color w:val="2E74B5"/>
      <w:rPrChange w:id="3" w:author="muhammad mursaleen" w:date="2026-05-06T22:19:00Z">
        <w:rPr>
          <w:i/>
          <w:iCs/>
          <w:color w:val="2E74B5"/>
          <w:sz w:val="24"/>
          <w:szCs w:val="24"/>
          <w:lang w:val="en-US" w:eastAsia="en-US" w:bidi="ar-SA"/>
        </w:rPr>
      </w:rPrChange>
    </w:rPr>
  </w:style>
  <w:style w:type="paragraph" w:styleId="Heading5">
    <w:name w:val="heading 5"/>
    <w:qFormat/>
    <w:pPr>
      <w:outlineLvl w:val="4"/>
      <w:pPrChange w:id="4" w:author="muhammad mursaleen" w:date="2026-05-06T22:19:00Z">
        <w:pPr>
          <w:outlineLvl w:val="4"/>
        </w:pPr>
      </w:pPrChange>
    </w:pPr>
    <w:rPr>
      <w:color w:val="2E74B5"/>
      <w:rPrChange w:id="4" w:author="muhammad mursaleen" w:date="2026-05-06T22:19:00Z">
        <w:rPr>
          <w:color w:val="2E74B5"/>
          <w:sz w:val="24"/>
          <w:szCs w:val="24"/>
          <w:lang w:val="en-US" w:eastAsia="en-US" w:bidi="ar-SA"/>
        </w:rPr>
      </w:rPrChange>
    </w:rPr>
  </w:style>
  <w:style w:type="paragraph" w:styleId="Heading6">
    <w:name w:val="heading 6"/>
    <w:qFormat/>
    <w:pPr>
      <w:outlineLvl w:val="5"/>
      <w:pPrChange w:id="5" w:author="muhammad mursaleen" w:date="2026-05-06T22:19:00Z">
        <w:pPr>
          <w:outlineLvl w:val="5"/>
        </w:pPr>
      </w:pPrChange>
    </w:pPr>
    <w:rPr>
      <w:color w:val="1F4D78"/>
      <w:rPrChange w:id="5" w:author="muhammad mursaleen" w:date="2026-05-06T22:19:00Z">
        <w:rPr>
          <w:color w:val="1F4D78"/>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pPrChange w:id="6" w:author="muhammad mursaleen" w:date="2026-05-06T22:19:00Z">
        <w:pPr/>
      </w:pPrChange>
    </w:pPr>
    <w:rPr>
      <w:sz w:val="20"/>
      <w:szCs w:val="20"/>
      <w:rPrChange w:id="6" w:author="muhammad mursaleen" w:date="2026-05-06T22:19:00Z">
        <w:rPr>
          <w:lang w:val="en-US" w:eastAsia="en-US" w:bidi="ar-SA"/>
        </w:rPr>
      </w:rPrChange>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pPrChange w:id="7" w:author="muhammad mursaleen" w:date="2026-05-06T22:19:00Z">
        <w:pPr/>
      </w:pPrChange>
    </w:pPr>
    <w:rPr>
      <w:sz w:val="20"/>
      <w:szCs w:val="20"/>
      <w:rPrChange w:id="7" w:author="muhammad mursaleen" w:date="2026-05-06T22:19:00Z">
        <w:rPr>
          <w:lang w:val="en-US" w:eastAsia="en-US" w:bidi="ar-SA"/>
        </w:rPr>
      </w:rPrChange>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link w:val="SubtitleChar"/>
    <w:qFormat/>
    <w:rsid w:val="000070DF"/>
    <w:pPr>
      <w:spacing w:before="360" w:after="360"/>
      <w:jc w:val="center"/>
      <w:outlineLvl w:val="1"/>
    </w:pPr>
    <w:rPr>
      <w:rFonts w:ascii="Arial" w:hAnsi="Arial"/>
      <w:b/>
      <w:bCs/>
      <w:sz w:val="28"/>
      <w:lang w:val="en-IE"/>
    </w:rPr>
  </w:style>
  <w:style w:type="character" w:customStyle="1" w:styleId="SubtitleChar">
    <w:name w:val="Subtitle Char"/>
    <w:basedOn w:val="DefaultParagraphFont"/>
    <w:link w:val="Subtitle"/>
    <w:rsid w:val="000070DF"/>
    <w:rPr>
      <w:rFonts w:ascii="Arial" w:hAnsi="Arial"/>
      <w:b/>
      <w:bCs/>
      <w:sz w:val="28"/>
      <w:lang w:val="en-IE"/>
    </w:rPr>
  </w:style>
  <w:style w:type="paragraph" w:styleId="BlockText">
    <w:name w:val="Block Text"/>
    <w:basedOn w:val="Normal"/>
    <w:semiHidden/>
    <w:unhideWhenUsed/>
    <w:rsid w:val="000070DF"/>
    <w:pPr>
      <w:spacing w:before="840" w:after="840"/>
      <w:ind w:left="1077" w:right="1077"/>
      <w:jc w:val="center"/>
    </w:pPr>
    <w:rPr>
      <w:sz w:val="22"/>
      <w:lang w:val="en-IE"/>
    </w:rPr>
  </w:style>
  <w:style w:type="paragraph" w:customStyle="1" w:styleId="Author">
    <w:name w:val="Author"/>
    <w:basedOn w:val="Subtitle"/>
    <w:rsid w:val="000070DF"/>
    <w:pPr>
      <w:spacing w:before="480"/>
    </w:pPr>
  </w:style>
  <w:style w:type="paragraph" w:customStyle="1" w:styleId="Dept">
    <w:name w:val="Dept"/>
    <w:basedOn w:val="Normal"/>
    <w:rsid w:val="000070DF"/>
    <w:pPr>
      <w:spacing w:before="120" w:after="240"/>
      <w:jc w:val="center"/>
    </w:pPr>
    <w:rPr>
      <w:sz w:val="22"/>
      <w:lang w:val="en-IE"/>
    </w:rPr>
  </w:style>
  <w:style w:type="paragraph" w:styleId="Revision">
    <w:name w:val="Revision"/>
    <w:hidden/>
    <w:uiPriority w:val="99"/>
    <w:semiHidden/>
    <w:rsid w:val="00173CA1"/>
  </w:style>
  <w:style w:type="paragraph" w:styleId="BalloonText">
    <w:name w:val="Balloon Text"/>
    <w:basedOn w:val="Normal"/>
    <w:link w:val="BalloonTextChar"/>
    <w:uiPriority w:val="99"/>
    <w:semiHidden/>
    <w:unhideWhenUsed/>
    <w:rsid w:val="00173C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3CA1"/>
    <w:rPr>
      <w:rFonts w:ascii="Segoe UI" w:hAnsi="Segoe UI" w:cs="Segoe UI"/>
      <w:sz w:val="18"/>
      <w:szCs w:val="18"/>
    </w:rPr>
  </w:style>
  <w:style w:type="paragraph" w:styleId="BodyTextIndent">
    <w:name w:val="Body Text Indent"/>
    <w:basedOn w:val="Normal"/>
    <w:link w:val="BodyTextIndentChar"/>
    <w:semiHidden/>
    <w:unhideWhenUsed/>
    <w:rsid w:val="00084242"/>
    <w:pPr>
      <w:spacing w:after="120"/>
      <w:ind w:left="283"/>
    </w:pPr>
  </w:style>
  <w:style w:type="character" w:customStyle="1" w:styleId="BodyTextIndentChar">
    <w:name w:val="Body Text Indent Char"/>
    <w:basedOn w:val="DefaultParagraphFont"/>
    <w:link w:val="BodyTextIndent"/>
    <w:semiHidden/>
    <w:rsid w:val="000842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0602">
      <w:bodyDiv w:val="1"/>
      <w:marLeft w:val="0"/>
      <w:marRight w:val="0"/>
      <w:marTop w:val="0"/>
      <w:marBottom w:val="0"/>
      <w:divBdr>
        <w:top w:val="none" w:sz="0" w:space="0" w:color="auto"/>
        <w:left w:val="none" w:sz="0" w:space="0" w:color="auto"/>
        <w:bottom w:val="none" w:sz="0" w:space="0" w:color="auto"/>
        <w:right w:val="none" w:sz="0" w:space="0" w:color="auto"/>
      </w:divBdr>
    </w:div>
    <w:div w:id="56898375">
      <w:bodyDiv w:val="1"/>
      <w:marLeft w:val="0"/>
      <w:marRight w:val="0"/>
      <w:marTop w:val="0"/>
      <w:marBottom w:val="0"/>
      <w:divBdr>
        <w:top w:val="none" w:sz="0" w:space="0" w:color="auto"/>
        <w:left w:val="none" w:sz="0" w:space="0" w:color="auto"/>
        <w:bottom w:val="none" w:sz="0" w:space="0" w:color="auto"/>
        <w:right w:val="none" w:sz="0" w:space="0" w:color="auto"/>
      </w:divBdr>
    </w:div>
    <w:div w:id="192425311">
      <w:bodyDiv w:val="1"/>
      <w:marLeft w:val="0"/>
      <w:marRight w:val="0"/>
      <w:marTop w:val="0"/>
      <w:marBottom w:val="0"/>
      <w:divBdr>
        <w:top w:val="none" w:sz="0" w:space="0" w:color="auto"/>
        <w:left w:val="none" w:sz="0" w:space="0" w:color="auto"/>
        <w:bottom w:val="none" w:sz="0" w:space="0" w:color="auto"/>
        <w:right w:val="none" w:sz="0" w:space="0" w:color="auto"/>
      </w:divBdr>
    </w:div>
    <w:div w:id="217907973">
      <w:bodyDiv w:val="1"/>
      <w:marLeft w:val="0"/>
      <w:marRight w:val="0"/>
      <w:marTop w:val="0"/>
      <w:marBottom w:val="0"/>
      <w:divBdr>
        <w:top w:val="none" w:sz="0" w:space="0" w:color="auto"/>
        <w:left w:val="none" w:sz="0" w:space="0" w:color="auto"/>
        <w:bottom w:val="none" w:sz="0" w:space="0" w:color="auto"/>
        <w:right w:val="none" w:sz="0" w:space="0" w:color="auto"/>
      </w:divBdr>
    </w:div>
    <w:div w:id="686055070">
      <w:bodyDiv w:val="1"/>
      <w:marLeft w:val="0"/>
      <w:marRight w:val="0"/>
      <w:marTop w:val="0"/>
      <w:marBottom w:val="0"/>
      <w:divBdr>
        <w:top w:val="none" w:sz="0" w:space="0" w:color="auto"/>
        <w:left w:val="none" w:sz="0" w:space="0" w:color="auto"/>
        <w:bottom w:val="none" w:sz="0" w:space="0" w:color="auto"/>
        <w:right w:val="none" w:sz="0" w:space="0" w:color="auto"/>
      </w:divBdr>
    </w:div>
    <w:div w:id="1019888898">
      <w:bodyDiv w:val="1"/>
      <w:marLeft w:val="0"/>
      <w:marRight w:val="0"/>
      <w:marTop w:val="0"/>
      <w:marBottom w:val="0"/>
      <w:divBdr>
        <w:top w:val="none" w:sz="0" w:space="0" w:color="auto"/>
        <w:left w:val="none" w:sz="0" w:space="0" w:color="auto"/>
        <w:bottom w:val="none" w:sz="0" w:space="0" w:color="auto"/>
        <w:right w:val="none" w:sz="0" w:space="0" w:color="auto"/>
      </w:divBdr>
    </w:div>
    <w:div w:id="1172644560">
      <w:bodyDiv w:val="1"/>
      <w:marLeft w:val="0"/>
      <w:marRight w:val="0"/>
      <w:marTop w:val="0"/>
      <w:marBottom w:val="0"/>
      <w:divBdr>
        <w:top w:val="none" w:sz="0" w:space="0" w:color="auto"/>
        <w:left w:val="none" w:sz="0" w:space="0" w:color="auto"/>
        <w:bottom w:val="none" w:sz="0" w:space="0" w:color="auto"/>
        <w:right w:val="none" w:sz="0" w:space="0" w:color="auto"/>
      </w:divBdr>
    </w:div>
    <w:div w:id="1434129258">
      <w:bodyDiv w:val="1"/>
      <w:marLeft w:val="0"/>
      <w:marRight w:val="0"/>
      <w:marTop w:val="0"/>
      <w:marBottom w:val="0"/>
      <w:divBdr>
        <w:top w:val="none" w:sz="0" w:space="0" w:color="auto"/>
        <w:left w:val="none" w:sz="0" w:space="0" w:color="auto"/>
        <w:bottom w:val="none" w:sz="0" w:space="0" w:color="auto"/>
        <w:right w:val="none" w:sz="0" w:space="0" w:color="auto"/>
      </w:divBdr>
    </w:div>
    <w:div w:id="1469325303">
      <w:bodyDiv w:val="1"/>
      <w:marLeft w:val="0"/>
      <w:marRight w:val="0"/>
      <w:marTop w:val="0"/>
      <w:marBottom w:val="0"/>
      <w:divBdr>
        <w:top w:val="none" w:sz="0" w:space="0" w:color="auto"/>
        <w:left w:val="none" w:sz="0" w:space="0" w:color="auto"/>
        <w:bottom w:val="none" w:sz="0" w:space="0" w:color="auto"/>
        <w:right w:val="none" w:sz="0" w:space="0" w:color="auto"/>
      </w:divBdr>
    </w:div>
    <w:div w:id="1641691037">
      <w:bodyDiv w:val="1"/>
      <w:marLeft w:val="0"/>
      <w:marRight w:val="0"/>
      <w:marTop w:val="0"/>
      <w:marBottom w:val="0"/>
      <w:divBdr>
        <w:top w:val="none" w:sz="0" w:space="0" w:color="auto"/>
        <w:left w:val="none" w:sz="0" w:space="0" w:color="auto"/>
        <w:bottom w:val="none" w:sz="0" w:space="0" w:color="auto"/>
        <w:right w:val="none" w:sz="0" w:space="0" w:color="auto"/>
      </w:divBdr>
    </w:div>
    <w:div w:id="2074620092">
      <w:bodyDiv w:val="1"/>
      <w:marLeft w:val="0"/>
      <w:marRight w:val="0"/>
      <w:marTop w:val="0"/>
      <w:marBottom w:val="0"/>
      <w:divBdr>
        <w:top w:val="none" w:sz="0" w:space="0" w:color="auto"/>
        <w:left w:val="none" w:sz="0" w:space="0" w:color="auto"/>
        <w:bottom w:val="none" w:sz="0" w:space="0" w:color="auto"/>
        <w:right w:val="none" w:sz="0" w:space="0" w:color="auto"/>
      </w:divBdr>
    </w:div>
    <w:div w:id="20750806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9A6AB-2898-4736-9294-BE588BC07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79</Pages>
  <Words>27752</Words>
  <Characters>158190</Characters>
  <Application>Microsoft Office Word</Application>
  <DocSecurity>0</DocSecurity>
  <Lines>1318</Lines>
  <Paragraphs>371</Paragraphs>
  <ScaleCrop>false</ScaleCrop>
  <HeadingPairs>
    <vt:vector size="2" baseType="variant">
      <vt:variant>
        <vt:lpstr>Title</vt:lpstr>
      </vt:variant>
      <vt:variant>
        <vt:i4>1</vt:i4>
      </vt:variant>
    </vt:vector>
  </HeadingPairs>
  <TitlesOfParts>
    <vt:vector size="1" baseType="lpstr">
      <vt:lpstr>AI Digital Twin for Personalized Intraoperative Risk Prediction and Drug Response Simulation - Chapters 2 &amp; 3</vt:lpstr>
    </vt:vector>
  </TitlesOfParts>
  <Company/>
  <LinksUpToDate>false</LinksUpToDate>
  <CharactersWithSpaces>185571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Digital Twin for Personalized Intraoperative Risk Prediction and Drug Response Simulation - Chapters 2 &amp; 3</dc:title>
  <dc:creator>Tanzeel</dc:creator>
  <cp:lastModifiedBy>muhammad mursaleen</cp:lastModifiedBy>
  <cp:revision>2</cp:revision>
  <dcterms:created xsi:type="dcterms:W3CDTF">2026-05-06T18:10:00Z</dcterms:created>
  <dcterms:modified xsi:type="dcterms:W3CDTF">2026-05-06T18:10:00Z</dcterms:modified>
</cp:coreProperties>
</file>